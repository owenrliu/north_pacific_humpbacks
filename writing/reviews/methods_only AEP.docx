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B67F" w14:textId="77777777" w:rsidR="00CD34A8" w:rsidRDefault="00000000">
      <w:pPr>
        <w:pStyle w:val="Title"/>
      </w:pPr>
      <w:r>
        <w:t>Modeling time-varying survival in North Pacific humpback whales</w:t>
      </w:r>
    </w:p>
    <w:sdt>
      <w:sdtPr>
        <w:rPr>
          <w:rFonts w:asciiTheme="minorHAnsi" w:eastAsiaTheme="minorHAnsi" w:hAnsiTheme="minorHAnsi" w:cstheme="minorBidi"/>
          <w:color w:val="auto"/>
          <w:sz w:val="24"/>
          <w:szCs w:val="24"/>
        </w:rPr>
        <w:id w:val="998310945"/>
        <w:docPartObj>
          <w:docPartGallery w:val="Table of Contents"/>
          <w:docPartUnique/>
        </w:docPartObj>
      </w:sdtPr>
      <w:sdtContent>
        <w:p w14:paraId="11731230" w14:textId="77777777" w:rsidR="00CD34A8" w:rsidRDefault="00000000">
          <w:pPr>
            <w:pStyle w:val="TOCHeading"/>
          </w:pPr>
          <w:r>
            <w:t>Navigation</w:t>
          </w:r>
        </w:p>
        <w:p w14:paraId="068D6C12" w14:textId="77777777" w:rsidR="00CD34A8" w:rsidRDefault="00000000">
          <w:r>
            <w:fldChar w:fldCharType="begin"/>
          </w:r>
          <w:r>
            <w:instrText>TOC \o "1-3" \h \z \u</w:instrText>
          </w:r>
          <w:r>
            <w:fldChar w:fldCharType="separate"/>
          </w:r>
          <w:r>
            <w:fldChar w:fldCharType="end"/>
          </w:r>
        </w:p>
      </w:sdtContent>
    </w:sdt>
    <w:p w14:paraId="7A779D97" w14:textId="77777777" w:rsidR="00CD34A8" w:rsidRDefault="00000000">
      <w:pPr>
        <w:pStyle w:val="Heading1"/>
      </w:pPr>
      <w:bookmarkStart w:id="0" w:name="materials-and-methods"/>
      <w:r>
        <w:t>Materials and Methods</w:t>
      </w:r>
    </w:p>
    <w:p w14:paraId="59E5ACC1" w14:textId="1237B9FB" w:rsidR="00CD34A8" w:rsidRDefault="00000000">
      <w:pPr>
        <w:pStyle w:val="FirstParagraph"/>
      </w:pPr>
      <w:r>
        <w:t xml:space="preserve">We used data on abundance, stock structure, and removals, combined with environmental covariate data derived from an ocean model, to parameterize population dynamics models for North Pacific humpback whales. We designed four separate models which all had the same general structure, but varied in their specification of annual survival. Our general objectives were a) to assess whether and how humpback survival has varied since 2000; and b) to determine whether the inclusion of environmental information improves </w:t>
      </w:r>
      <w:del w:id="1" w:author="Andre" w:date="2026-03-30T11:31:00Z" w16du:dateUtc="2026-03-30T18:31:00Z">
        <w:r w:rsidDel="008D0CE1">
          <w:delText>our</w:delText>
        </w:r>
      </w:del>
      <w:r>
        <w:t xml:space="preserve"> estimation of survival. In the following, we describe in detail the data, models, diagnostics, and derived quantities of interest. Table ZZ reports model similarities and differences.</w:t>
      </w:r>
    </w:p>
    <w:p w14:paraId="5B214E8A" w14:textId="77777777" w:rsidR="00CD34A8" w:rsidRDefault="00000000">
      <w:pPr>
        <w:pStyle w:val="Heading2"/>
      </w:pPr>
      <w:bookmarkStart w:id="2" w:name="data-sources"/>
      <w:r>
        <w:t>Data Sources</w:t>
      </w:r>
    </w:p>
    <w:p w14:paraId="27CEE996" w14:textId="77777777" w:rsidR="00CD34A8" w:rsidRDefault="00000000">
      <w:pPr>
        <w:pStyle w:val="Heading3"/>
      </w:pPr>
      <w:bookmarkStart w:id="3" w:name="stock-structure"/>
      <w:r>
        <w:t>Stock Structure</w:t>
      </w:r>
    </w:p>
    <w:p w14:paraId="47E3F715" w14:textId="4266B12A" w:rsidR="00CD34A8" w:rsidRDefault="00000000">
      <w:pPr>
        <w:pStyle w:val="FirstParagraph"/>
      </w:pPr>
      <w:r>
        <w:t>The population model is structured with multiple individual feeding and breeding grounds, or zones. This stock structure for the North Pacific humpback population was developed through IWC assessment process</w:t>
      </w:r>
      <w:ins w:id="4" w:author="Andre" w:date="2026-03-30T11:32:00Z" w16du:dateUtc="2026-03-30T18:32:00Z">
        <w:r w:rsidR="008D0CE1">
          <w:t xml:space="preserve"> (</w:t>
        </w:r>
        <w:r w:rsidR="008D0CE1" w:rsidRPr="008D0CE1">
          <w:rPr>
            <w:highlight w:val="yellow"/>
            <w:rPrChange w:id="5" w:author="Andre" w:date="2026-03-30T11:32:00Z" w16du:dateUtc="2026-03-30T18:32:00Z">
              <w:rPr/>
            </w:rPrChange>
          </w:rPr>
          <w:t>refs</w:t>
        </w:r>
        <w:r w:rsidR="008D0CE1">
          <w:t>)</w:t>
        </w:r>
      </w:ins>
      <w:r>
        <w:t>, and includes distinct breeding grounds in mainland Mexico (MX_ML), Mexican offshore islands (MX_AR), Central America, Asia, and Hawai’i, and feeding zones in Oregon/California (OR+CA), southern British Columbia/Washington (SBC+WA), Southeast Alaska and northern British Columbia (SEA+NBC), the Gulf of Alaska (GOA), the eastern Aleutian islands/Bering Sea (EAL+BER), and Russia/</w:t>
      </w:r>
      <w:commentRangeStart w:id="6"/>
      <w:r>
        <w:t>western</w:t>
      </w:r>
      <w:commentRangeEnd w:id="6"/>
      <w:r w:rsidR="008D0CE1">
        <w:rPr>
          <w:rStyle w:val="CommentReference"/>
          <w:sz w:val="24"/>
          <w:szCs w:val="24"/>
        </w:rPr>
        <w:commentReference w:id="6"/>
      </w:r>
      <w:r>
        <w:t xml:space="preserve"> Aleutians (RUS+WAL) (Figure XX). Therefore, the model requires data on abundance </w:t>
      </w:r>
      <w:del w:id="7" w:author="Andre" w:date="2026-03-30T11:32:00Z" w16du:dateUtc="2026-03-30T18:32:00Z">
        <w:r w:rsidDel="008D0CE1">
          <w:delText>both within and across</w:delText>
        </w:r>
      </w:del>
      <w:ins w:id="8" w:author="Andre" w:date="2026-03-30T11:32:00Z" w16du:dateUtc="2026-03-30T18:32:00Z">
        <w:r w:rsidR="008D0CE1">
          <w:t>for</w:t>
        </w:r>
      </w:ins>
      <w:r>
        <w:t xml:space="preserve"> these zones, as well as information on the mixing of whales between zones (i.e., the proportional allocation of humpbacks from breeding zones to feeding zones, and from feeding zones to breeding zones), and data on direct, human-caused mortality due to bycatch, entanglement, and ship strikes.</w:t>
      </w:r>
    </w:p>
    <w:p w14:paraId="0F8AC76F" w14:textId="77777777" w:rsidR="00CD34A8" w:rsidRDefault="00000000">
      <w:pPr>
        <w:pStyle w:val="Heading3"/>
      </w:pPr>
      <w:bookmarkStart w:id="9" w:name="international-whaling-commission"/>
      <w:bookmarkEnd w:id="3"/>
      <w:r>
        <w:t>International Whaling Commission</w:t>
      </w:r>
    </w:p>
    <w:p w14:paraId="5A11A8E4" w14:textId="77777777" w:rsidR="00CD34A8" w:rsidRDefault="00000000">
      <w:pPr>
        <w:pStyle w:val="FirstParagraph"/>
      </w:pPr>
      <w:r>
        <w:rPr>
          <w:i/>
          <w:iCs/>
        </w:rPr>
        <w:t>brief description of assessment history and objectives</w:t>
      </w:r>
    </w:p>
    <w:p w14:paraId="72891C2D" w14:textId="77777777" w:rsidR="00CD34A8" w:rsidRDefault="00000000">
      <w:pPr>
        <w:pStyle w:val="Heading3"/>
      </w:pPr>
      <w:bookmarkStart w:id="10" w:name="abundance-data"/>
      <w:bookmarkEnd w:id="9"/>
      <w:r>
        <w:t>Abundance data</w:t>
      </w:r>
    </w:p>
    <w:p w14:paraId="110AD307" w14:textId="1A6B657D" w:rsidR="00CD34A8" w:rsidRDefault="00000000">
      <w:pPr>
        <w:pStyle w:val="FirstParagraph"/>
      </w:pPr>
      <w:r>
        <w:t xml:space="preserve">During the IWC assessment process, relative and absolute abundance data were collated from multiple surveys to inform the population model (Table SX). We gathered time series data on total (North Pacific-wide) abundance, as well as the abundance within individual feeding and </w:t>
      </w:r>
      <w:r>
        <w:lastRenderedPageBreak/>
        <w:t>breeding grounds. One source of abundance data was the SPLASH (Status of Populations, Levels of Abundance, and Status of Humpbacks</w:t>
      </w:r>
      <w:ins w:id="11" w:author="Andre" w:date="2026-03-30T11:33:00Z" w16du:dateUtc="2026-03-30T18:33:00Z">
        <w:r w:rsidR="008D0CE1">
          <w:t xml:space="preserve">; </w:t>
        </w:r>
        <w:r w:rsidR="008D0CE1" w:rsidRPr="008D0CE1">
          <w:rPr>
            <w:highlight w:val="yellow"/>
            <w:rPrChange w:id="12" w:author="Andre" w:date="2026-03-30T11:33:00Z" w16du:dateUtc="2026-03-30T18:33:00Z">
              <w:rPr/>
            </w:rPrChange>
          </w:rPr>
          <w:t>refs</w:t>
        </w:r>
      </w:ins>
      <w:r>
        <w:t xml:space="preserve">) effort from 2004-2006. The SPLASH project used mark-recapture photo-identification sampling in both breeding and feeding zones of the North Pacific. @wade2021 estimated absolute abundance from a multi-strata model based on this mark-recapture sampling, and we adopt those estimates for most zones, </w:t>
      </w:r>
      <w:del w:id="13" w:author="Andre" w:date="2026-03-30T11:33:00Z" w16du:dateUtc="2026-03-30T18:33:00Z">
        <w:r w:rsidDel="008D0CE1">
          <w:delText xml:space="preserve">with </w:delText>
        </w:r>
      </w:del>
      <w:ins w:id="14" w:author="Andre" w:date="2026-03-30T11:33:00Z" w16du:dateUtc="2026-03-30T18:33:00Z">
        <w:r w:rsidR="008D0CE1">
          <w:t>except for</w:t>
        </w:r>
        <w:r w:rsidR="008D0CE1">
          <w:t xml:space="preserve"> </w:t>
        </w:r>
      </w:ins>
      <w:del w:id="15" w:author="Andre" w:date="2026-03-30T11:33:00Z" w16du:dateUtc="2026-03-30T18:33:00Z">
        <w:r w:rsidDel="008D0CE1">
          <w:delText xml:space="preserve">the </w:delText>
        </w:r>
      </w:del>
      <w:r>
        <w:t>Oregon/California feeding ground and Mexico breeding ground</w:t>
      </w:r>
      <w:del w:id="16" w:author="Andre" w:date="2026-03-30T11:34:00Z" w16du:dateUtc="2026-03-30T18:34:00Z">
        <w:r w:rsidDel="008D0CE1">
          <w:delText xml:space="preserve"> excepted</w:delText>
        </w:r>
      </w:del>
      <w:r>
        <w:t xml:space="preserve">. For the Mexico breeding zone, we used data from @martinez2017, who used a dataset moderately expanded from the SPLASH data (i.e., more years) to compute similar mark-recapture estimates to @wade2021. For the Oregon/California feeding zone, we use abundance estimates from @calambokidis2024, who </w:t>
      </w:r>
      <w:del w:id="17" w:author="Andre" w:date="2026-03-30T11:34:00Z" w16du:dateUtc="2026-03-30T18:34:00Z">
        <w:r w:rsidDel="008D0CE1">
          <w:delText xml:space="preserve">used </w:delText>
        </w:r>
      </w:del>
      <w:ins w:id="18" w:author="Andre" w:date="2026-03-30T11:34:00Z" w16du:dateUtc="2026-03-30T18:34:00Z">
        <w:r w:rsidR="008D0CE1">
          <w:t>applied</w:t>
        </w:r>
        <w:r w:rsidR="008D0CE1">
          <w:t xml:space="preserve"> </w:t>
        </w:r>
      </w:ins>
      <w:r>
        <w:t xml:space="preserve">a closed-population Chao Mth model to estimate abundance, while accounting for heterogeneity in capture probabilities. @curtis2022 </w:t>
      </w:r>
      <w:del w:id="19" w:author="Andre" w:date="2026-03-30T11:34:00Z" w16du:dateUtc="2026-03-30T18:34:00Z">
        <w:r w:rsidDel="008D0CE1">
          <w:delText xml:space="preserve">made </w:delText>
        </w:r>
      </w:del>
      <w:ins w:id="20" w:author="Andre" w:date="2026-03-30T11:34:00Z" w16du:dateUtc="2026-03-30T18:34:00Z">
        <w:r w:rsidR="008D0CE1">
          <w:t>calculated</w:t>
        </w:r>
        <w:r w:rsidR="008D0CE1">
          <w:t xml:space="preserve"> </w:t>
        </w:r>
      </w:ins>
      <w:r>
        <w:t>an additional estimate for the Central America breeding zone for 2019-2021, using a one-dimensional spatial capture-recapture model. @baker1987 made an additional estimate for Hawai’i for 1980-1983, @calambokidis2017 provide an estimate for Hawai’i for 1991-1993, and @calambokidis1997 provide an estimate for the Asia breeding zone for 1991-1993.</w:t>
      </w:r>
    </w:p>
    <w:p w14:paraId="674E5D93" w14:textId="34FCA545" w:rsidR="00CD34A8" w:rsidRDefault="00000000">
      <w:pPr>
        <w:pStyle w:val="BodyText"/>
      </w:pPr>
      <w:r>
        <w:t xml:space="preserve">For the Alaskan feeding zones, including the Bering Sea, Aleutian Islands, and Gulf of Alaska, we use data from the IWC-POWER (Pacific Ocean Whale and Ecosystem Research Programme) surveys. Because the survey strata from the POWER surveys do not exactly match the spatial zones in the present analysis, @matsuoka2023 prorated (translated) the POWER estimates to our model zones by counting the number of individual whales seen in each model zone, based on maps from the POWER cruise reports. For the Gulf of Alaska, we </w:t>
      </w:r>
      <w:del w:id="21" w:author="Andre" w:date="2026-03-30T11:35:00Z" w16du:dateUtc="2026-03-30T18:35:00Z">
        <w:r w:rsidDel="008D0CE1">
          <w:delText xml:space="preserve">also </w:delText>
        </w:r>
      </w:del>
      <w:r>
        <w:t xml:space="preserve">use estimates from @zerbini2006 </w:t>
      </w:r>
      <w:del w:id="22" w:author="Andre" w:date="2026-03-30T11:35:00Z" w16du:dateUtc="2026-03-30T18:35:00Z">
        <w:r w:rsidDel="008D0CE1">
          <w:delText xml:space="preserve">which </w:delText>
        </w:r>
      </w:del>
      <w:ins w:id="23" w:author="Andre" w:date="2026-03-30T11:35:00Z" w16du:dateUtc="2026-03-30T18:35:00Z">
        <w:r w:rsidR="008D0CE1">
          <w:t>who</w:t>
        </w:r>
        <w:r w:rsidR="008D0CE1">
          <w:t xml:space="preserve"> </w:t>
        </w:r>
      </w:ins>
      <w:r>
        <w:t xml:space="preserve">derive </w:t>
      </w:r>
      <w:ins w:id="24" w:author="Andre" w:date="2026-03-30T11:35:00Z" w16du:dateUtc="2026-03-30T18:35:00Z">
        <w:r w:rsidR="008D0CE1">
          <w:t xml:space="preserve">estimate of abundance </w:t>
        </w:r>
      </w:ins>
      <w:del w:id="25" w:author="Andre" w:date="2026-03-30T11:35:00Z" w16du:dateUtc="2026-03-30T18:35:00Z">
        <w:r w:rsidDel="008D0CE1">
          <w:delText xml:space="preserve">from </w:delText>
        </w:r>
      </w:del>
      <w:ins w:id="26" w:author="Andre" w:date="2026-03-30T11:35:00Z" w16du:dateUtc="2026-03-30T18:35:00Z">
        <w:r w:rsidR="008D0CE1">
          <w:t xml:space="preserve">using </w:t>
        </w:r>
      </w:ins>
      <w:r>
        <w:t>shipboard line-transect methods for the years 1987 and 2001-2003.</w:t>
      </w:r>
    </w:p>
    <w:p w14:paraId="4468CCC9" w14:textId="41FE538A" w:rsidR="00CD34A8" w:rsidRDefault="00000000">
      <w:pPr>
        <w:pStyle w:val="BodyText"/>
      </w:pPr>
      <w:r>
        <w:t xml:space="preserve">For estimates of total population size across zones, we use data from @cheeseman2024, who estimated humpback abundance for each year from 2001-2021 </w:t>
      </w:r>
      <w:del w:id="27" w:author="Andre" w:date="2026-03-30T11:35:00Z" w16du:dateUtc="2026-03-30T18:35:00Z">
        <w:r w:rsidDel="008D0CE1">
          <w:delText xml:space="preserve">by </w:delText>
        </w:r>
      </w:del>
      <w:r>
        <w:t>utilizing an extensive (and growing) catalog of research-based and citizen science photo-identification data collected through Happywhale.com, including data from the original SPLASH project. @cheeseman2024 applied a Chapman-Petersen estimator for abundance</w:t>
      </w:r>
      <w:ins w:id="28" w:author="Andre" w:date="2026-03-30T11:35:00Z" w16du:dateUtc="2026-03-30T18:35:00Z">
        <w:r w:rsidR="008D0CE1">
          <w:t xml:space="preserve"> estimation</w:t>
        </w:r>
      </w:ins>
      <w:r>
        <w:t>, and used multiple methods to address potential biases in the data, including using bias correction to account for geographically biased sampling during the years of the SPLASH project.</w:t>
      </w:r>
    </w:p>
    <w:p w14:paraId="03850294" w14:textId="77777777" w:rsidR="00CD34A8" w:rsidRDefault="00000000">
      <w:pPr>
        <w:pStyle w:val="BodyText"/>
      </w:pPr>
      <w:r>
        <w:t>Additional data provide estimates of relative, rather than absolute abundance. These data were incorporated as relative indices of abundance usually because they sampled only a subset of the spatial area associated with a particular zone. These include time series of relative abundance estimates for Hawai’i from @cheeseman2024 and @mobley2001, for Mexico from @cheeseman2024, for the Gulf of Alaska from @moran2023 and @arimitsu2022, for Southeast Alaska from @gabriele2022, and for the Bering Sea from @friday2012.</w:t>
      </w:r>
    </w:p>
    <w:p w14:paraId="20C0AD27" w14:textId="2C825CCC" w:rsidR="00CD34A8" w:rsidRDefault="00000000">
      <w:pPr>
        <w:pStyle w:val="BodyText"/>
      </w:pPr>
      <w:r>
        <w:t xml:space="preserve">Importantly, every abundance datum is associated with a coefficient of variation, allowing to the extent possible for the </w:t>
      </w:r>
      <w:ins w:id="29" w:author="Andre" w:date="2026-03-30T11:36:00Z" w16du:dateUtc="2026-03-30T18:36:00Z">
        <w:r w:rsidR="008D0CE1">
          <w:t xml:space="preserve">sampling </w:t>
        </w:r>
      </w:ins>
      <w:r>
        <w:t>uncertainty from the original studies to be appropriately incorporated into the present analysis.</w:t>
      </w:r>
    </w:p>
    <w:p w14:paraId="1ABF6C4A" w14:textId="77777777" w:rsidR="00CD34A8" w:rsidRDefault="00000000">
      <w:pPr>
        <w:pStyle w:val="Heading3"/>
      </w:pPr>
      <w:bookmarkStart w:id="30" w:name="removals"/>
      <w:bookmarkEnd w:id="10"/>
      <w:r>
        <w:lastRenderedPageBreak/>
        <w:t>Removals</w:t>
      </w:r>
    </w:p>
    <w:p w14:paraId="3CAA126C" w14:textId="721865D5" w:rsidR="00CD34A8" w:rsidRDefault="00000000">
      <w:pPr>
        <w:pStyle w:val="FirstParagraph"/>
      </w:pPr>
      <w:r>
        <w:t xml:space="preserve">Because humpbacks have been subject to human-caused mortality, we gathered estimates of removals of humpback whales due to directed hunting, bycatch, and ship strikes (Table SX). The IWC maintains data on commercial catches (which had largely ceased by the time our model </w:t>
      </w:r>
      <w:del w:id="31" w:author="Andre" w:date="2026-03-30T11:36:00Z" w16du:dateUtc="2026-03-30T18:36:00Z">
        <w:r w:rsidDel="008D0CE1">
          <w:delText xml:space="preserve">begins </w:delText>
        </w:r>
      </w:del>
      <w:ins w:id="32" w:author="Andre" w:date="2026-03-30T11:36:00Z" w16du:dateUtc="2026-03-30T18:36:00Z">
        <w:r w:rsidR="008D0CE1">
          <w:t>starts</w:t>
        </w:r>
        <w:r w:rsidR="008D0CE1">
          <w:t xml:space="preserve"> </w:t>
        </w:r>
      </w:ins>
      <w:r>
        <w:t>in 1970). An analysis by @palka2024 provides the estimates of bycatches and ship strikes, using data from fishery observers, humpback stranding records, and previous IWC reports.</w:t>
      </w:r>
    </w:p>
    <w:p w14:paraId="63919445" w14:textId="77777777" w:rsidR="00CD34A8" w:rsidRDefault="00000000">
      <w:pPr>
        <w:pStyle w:val="Heading3"/>
      </w:pPr>
      <w:bookmarkStart w:id="33" w:name="mixing-data"/>
      <w:bookmarkEnd w:id="30"/>
      <w:r>
        <w:t>Mixing data</w:t>
      </w:r>
    </w:p>
    <w:p w14:paraId="62F20F81" w14:textId="77777777" w:rsidR="00CD34A8" w:rsidRDefault="00000000">
      <w:pPr>
        <w:pStyle w:val="FirstParagraph"/>
      </w:pPr>
      <w:r>
        <w:t>Estimates of mixing between breeding and feeding zones come from two data sources that each calculate both forward (feeding to breeding) and reverse (breeding to feeding) mixing matrices. The first dataset is from @steel2024, who use mixed stock analyses of maternally inherited mtDNA haplotypes combined with biparentally inherited nuclear microsatellite markers to estimate forward apportionment from feeding areas to breeding areas for each breeding-feeding hypothesis. In the same study, @steel2024 estimated the reversed apportionment from breeding areas to feeding areas, based only on mtDNA haplotypes (Table SX).</w:t>
      </w:r>
    </w:p>
    <w:p w14:paraId="7B49AC0A" w14:textId="6697E905" w:rsidR="00CD34A8" w:rsidRDefault="00000000">
      <w:pPr>
        <w:pStyle w:val="BodyText"/>
      </w:pPr>
      <w:r>
        <w:t xml:space="preserve">The second dataset for mixing comes from @wade2023, who </w:t>
      </w:r>
      <w:ins w:id="34" w:author="Andre" w:date="2026-03-30T11:37:00Z" w16du:dateUtc="2026-03-30T18:37:00Z">
        <w:r w:rsidR="008D0CE1">
          <w:t>estimated</w:t>
        </w:r>
      </w:ins>
      <w:del w:id="35" w:author="Andre" w:date="2026-03-30T11:37:00Z" w16du:dateUtc="2026-03-30T18:37:00Z">
        <w:r w:rsidDel="008D0CE1">
          <w:delText>used a multi-state mark recapture model to estimate the</w:delText>
        </w:r>
      </w:del>
      <w:r>
        <w:t xml:space="preserve"> forward and reverse mixing matrices based on the SPLASH photo-identification dataset </w:t>
      </w:r>
      <w:ins w:id="36" w:author="Andre" w:date="2026-03-30T11:37:00Z" w16du:dateUtc="2026-03-30T18:37:00Z">
        <w:r w:rsidR="008D0CE1">
          <w:t xml:space="preserve">using </w:t>
        </w:r>
        <w:commentRangeStart w:id="37"/>
        <w:r w:rsidR="008D0CE1">
          <w:t>a</w:t>
        </w:r>
      </w:ins>
      <w:commentRangeEnd w:id="37"/>
      <w:r w:rsidR="008D0CE1">
        <w:rPr>
          <w:rStyle w:val="CommentReference"/>
          <w:sz w:val="24"/>
          <w:szCs w:val="24"/>
        </w:rPr>
        <w:commentReference w:id="37"/>
      </w:r>
      <w:ins w:id="38" w:author="Andre" w:date="2026-03-30T11:37:00Z" w16du:dateUtc="2026-03-30T18:37:00Z">
        <w:r w:rsidR="008D0CE1">
          <w:t xml:space="preserve"> multi-state mark recapture model to estimate </w:t>
        </w:r>
      </w:ins>
      <w:r>
        <w:t>(Table SX).</w:t>
      </w:r>
    </w:p>
    <w:p w14:paraId="5459F637" w14:textId="77777777" w:rsidR="00CD34A8" w:rsidRDefault="00000000">
      <w:pPr>
        <w:pStyle w:val="Heading3"/>
      </w:pPr>
      <w:bookmarkStart w:id="39" w:name="environmental-covariate-data"/>
      <w:bookmarkEnd w:id="33"/>
      <w:r>
        <w:t xml:space="preserve">Environmental </w:t>
      </w:r>
      <w:commentRangeStart w:id="40"/>
      <w:r>
        <w:t>covariate</w:t>
      </w:r>
      <w:commentRangeEnd w:id="40"/>
      <w:r w:rsidR="008D0CE1">
        <w:rPr>
          <w:rStyle w:val="CommentReference"/>
          <w:sz w:val="28"/>
          <w:szCs w:val="28"/>
        </w:rPr>
        <w:commentReference w:id="40"/>
      </w:r>
      <w:r>
        <w:t xml:space="preserve"> data</w:t>
      </w:r>
    </w:p>
    <w:p w14:paraId="1A477C1E" w14:textId="77777777" w:rsidR="00CD34A8" w:rsidRDefault="00000000">
      <w:pPr>
        <w:pStyle w:val="FirstParagraph"/>
      </w:pPr>
      <w:r>
        <w:t xml:space="preserve">We collected data on environmental covariates hypothesized to affect humpback survival in the North Pacific [@arimitsu2022;@gabriele2022]. We extracted covariate data from the GLORYSv12 (Global Ocean Reanalysis and Simulation) model from Mercator-Ocean [@lellouche2018]. The GLORYS suite of models provides both physical (0.083-degree spatial resolution) and biogeochemical (0.25-degree resolution) variables globally from 1993-present. </w:t>
      </w:r>
      <w:r w:rsidRPr="008D0CE1">
        <w:rPr>
          <w:highlight w:val="yellow"/>
          <w:rPrChange w:id="41" w:author="Andre" w:date="2026-03-30T11:38:00Z" w16du:dateUtc="2026-03-30T18:38:00Z">
            <w:rPr/>
          </w:rPrChange>
        </w:rPr>
        <w:t>Candidate environmental variables included sea surface temperature, mixed layer depth, chlorophyll, nitrate, and net primary production during the boreal summer (June to August).</w:t>
      </w:r>
      <w:r>
        <w:t xml:space="preserve"> Using the spatial boundaries of the breeding and feeding grounds (Figure SX), we calculated zone-specific annual values for each </w:t>
      </w:r>
      <w:commentRangeStart w:id="42"/>
      <w:r>
        <w:t>environmental</w:t>
      </w:r>
      <w:commentRangeEnd w:id="42"/>
      <w:r w:rsidR="008D0CE1">
        <w:rPr>
          <w:rStyle w:val="CommentReference"/>
          <w:sz w:val="24"/>
          <w:szCs w:val="24"/>
        </w:rPr>
        <w:commentReference w:id="42"/>
      </w:r>
      <w:r>
        <w:t xml:space="preserve"> variable. Specifically, we calculated anomaly time series, representing deviations from a 1993-2013 variable-specific climatology. When incorporating them into the population model, each time series was normalized (z-scored) by subtracting the mean and dividing by the standard deviation.</w:t>
      </w:r>
    </w:p>
    <w:p w14:paraId="43714019" w14:textId="77777777" w:rsidR="00CD34A8" w:rsidRDefault="00000000">
      <w:pPr>
        <w:pStyle w:val="Heading2"/>
      </w:pPr>
      <w:bookmarkStart w:id="43" w:name="population-model"/>
      <w:bookmarkEnd w:id="2"/>
      <w:bookmarkEnd w:id="39"/>
      <w:r>
        <w:t>Population Model</w:t>
      </w:r>
    </w:p>
    <w:p w14:paraId="6AB4D792" w14:textId="45A5C3C5" w:rsidR="00CD34A8" w:rsidRDefault="00000000">
      <w:pPr>
        <w:pStyle w:val="FirstParagraph"/>
      </w:pPr>
      <w:r>
        <w:t xml:space="preserve">The population </w:t>
      </w:r>
      <w:ins w:id="44" w:author="Andre" w:date="2026-03-30T11:39:00Z" w16du:dateUtc="2026-03-30T18:39:00Z">
        <w:r w:rsidR="0082243B">
          <w:t xml:space="preserve">dynamics </w:t>
        </w:r>
      </w:ins>
      <w:r>
        <w:t xml:space="preserve">model for </w:t>
      </w:r>
      <w:ins w:id="45" w:author="Andre" w:date="2026-03-30T11:39:00Z" w16du:dateUtc="2026-03-30T18:39:00Z">
        <w:r w:rsidR="0082243B">
          <w:t xml:space="preserve">the </w:t>
        </w:r>
      </w:ins>
      <w:r>
        <w:t xml:space="preserve">North Pacific humpback whales is an age-structured, sex-aggregated population dynamics model with multiple breeding stocks. Within the model, “herds” of whales have fidelity to a particular breeding and feeding ground combination. Each herd begins a model year on the breeding grounds, where direct removals on the breeding grounds are removed. Subsequently, on the feeding grounds, herds are subject to additional direct removals, as well as natural mortality (i.e., natural mortality is assumed to occur due to </w:t>
      </w:r>
      <w:r>
        <w:lastRenderedPageBreak/>
        <w:t>conditions on the feeding grounds, not the breeding grounds). Finally, at the end of the model year is when fecundity—and therefore next year’s starting abundance—is calculated.</w:t>
      </w:r>
    </w:p>
    <w:p w14:paraId="36BEE9BC" w14:textId="77777777" w:rsidR="00CD34A8" w:rsidRDefault="00000000">
      <w:pPr>
        <w:pStyle w:val="BodyText"/>
      </w:pPr>
      <w:r>
        <w:t>The general form of the population dynamics is:</w:t>
      </w:r>
    </w:p>
    <w:bookmarkStart w:id="46" w:name="eq-b1"/>
    <w:p w14:paraId="5519A823"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a</m:t>
                    </m:r>
                    <m:r>
                      <m:rPr>
                        <m:sty m:val="p"/>
                      </m:rPr>
                      <w:rPr>
                        <w:rFonts w:ascii="Cambria Math" w:hAnsi="Cambria Math"/>
                      </w:rPr>
                      <m:t>=</m:t>
                    </m:r>
                    <m:r>
                      <w:rPr>
                        <w:rFonts w:ascii="Cambria Math" w:hAnsi="Cambria Math"/>
                      </w:rPr>
                      <m:t>0</m:t>
                    </m:r>
                  </m:e>
                </m:m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x</m:t>
                    </m:r>
                  </m:e>
                </m:m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x</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x</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a</m:t>
                    </m:r>
                    <m:r>
                      <m:rPr>
                        <m:sty m:val="p"/>
                      </m:rPr>
                      <w:rPr>
                        <w:rFonts w:ascii="Cambria Math" w:hAnsi="Cambria Math"/>
                      </w:rPr>
                      <m:t>=</m:t>
                    </m:r>
                    <m:r>
                      <w:rPr>
                        <w:rFonts w:ascii="Cambria Math" w:hAnsi="Cambria Math"/>
                      </w:rPr>
                      <m:t>x</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46"/>
    </w:p>
    <w:p w14:paraId="5454348F" w14:textId="3F055364" w:rsidR="00CD34A8" w:rsidRDefault="00000000">
      <w:pPr>
        <w:pStyle w:val="FirstParagraph"/>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 number at the start of year </w:t>
      </w:r>
      <m:oMath>
        <m:r>
          <w:rPr>
            <w:rFonts w:ascii="Cambria Math" w:hAnsi="Cambria Math"/>
          </w:rPr>
          <m:t>y</m:t>
        </m:r>
      </m:oMath>
      <w:r>
        <w:t xml:space="preserve"> of age </w:t>
      </w:r>
      <m:oMath>
        <m:r>
          <w:rPr>
            <w:rFonts w:ascii="Cambria Math" w:hAnsi="Cambria Math"/>
          </w:rPr>
          <m:t>a</m:t>
        </m:r>
      </m:oMath>
      <w:r>
        <w:t xml:space="preserve"> animals in the herd defined by breeding ground </w:t>
      </w:r>
      <m:oMath>
        <m:r>
          <w:rPr>
            <w:rFonts w:ascii="Cambria Math" w:hAnsi="Cambria Math"/>
          </w:rPr>
          <m:t>b</m:t>
        </m:r>
      </m:oMath>
      <w:r>
        <w:t xml:space="preserve"> and feeding ground </w:t>
      </w:r>
      <m:oMath>
        <m:r>
          <w:rPr>
            <w:rFonts w:ascii="Cambria Math" w:hAnsi="Cambria Math"/>
          </w:rPr>
          <m:t>f</m:t>
        </m:r>
      </m:oMath>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their survival rate </w:t>
      </w:r>
      <w:del w:id="47" w:author="Andre" w:date="2026-03-30T11:39:00Z" w16du:dateUtc="2026-03-30T18:39:00Z">
        <w:r w:rsidDel="0082243B">
          <w:delText xml:space="preserve">in </w:delText>
        </w:r>
      </w:del>
      <w:ins w:id="48" w:author="Andre" w:date="2026-03-30T11:39:00Z" w16du:dateUtc="2026-03-30T18:39:00Z">
        <w:r w:rsidR="0082243B">
          <w:t>during</w:t>
        </w:r>
        <w:r w:rsidR="0082243B">
          <w:t xml:space="preserve"> </w:t>
        </w:r>
      </w:ins>
      <w:r>
        <w:t xml:space="preserve">year </w:t>
      </w:r>
      <m:oMath>
        <m:r>
          <w:rPr>
            <w:rFonts w:ascii="Cambria Math" w:hAnsi="Cambria Math"/>
          </w:rPr>
          <m:t>y</m:t>
        </m:r>
      </m:oMath>
      <w:r>
        <w:t xml:space="preser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 number after all removals during year </w:t>
      </w:r>
      <m:oMath>
        <m:r>
          <w:rPr>
            <w:rFonts w:ascii="Cambria Math" w:hAnsi="Cambria Math"/>
          </w:rPr>
          <m:t>y</m:t>
        </m:r>
      </m:oMath>
      <w:r>
        <w:t>:</w:t>
      </w:r>
    </w:p>
    <w:bookmarkStart w:id="49" w:name="eq-b2"/>
    <w:p w14:paraId="3D7136BA" w14:textId="77777777" w:rsidR="00CD34A8"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w:rPr>
              <w:rFonts w:ascii="Cambria Math" w:hAnsi="Cambria Math"/>
            </w:rPr>
            <m:t>  </m:t>
          </m:r>
          <m:d>
            <m:dPr>
              <m:ctrlPr>
                <w:rPr>
                  <w:rFonts w:ascii="Cambria Math" w:hAnsi="Cambria Math"/>
                </w:rPr>
              </m:ctrlPr>
            </m:dPr>
            <m:e>
              <m:r>
                <w:rPr>
                  <w:rFonts w:ascii="Cambria Math" w:hAnsi="Cambria Math"/>
                </w:rPr>
                <m:t>2</m:t>
              </m:r>
            </m:e>
          </m:d>
        </m:oMath>
      </m:oMathPara>
      <w:bookmarkEnd w:id="49"/>
    </w:p>
    <w:p w14:paraId="3B4D632C" w14:textId="77777777" w:rsidR="00CD34A8" w:rsidRDefault="00000000">
      <w:pPr>
        <w:pStyle w:val="FirstParagraph"/>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oMath>
      <w:r>
        <w:t xml:space="preserve"> is removals from feeding ground </w:t>
      </w:r>
      <m:oMath>
        <m:r>
          <w:rPr>
            <w:rFonts w:ascii="Cambria Math" w:hAnsi="Cambria Math"/>
          </w:rPr>
          <m:t>f</m:t>
        </m:r>
      </m:oMath>
      <w:r>
        <w:t xml:space="preserve"> in year </w:t>
      </w:r>
      <m:oMath>
        <m:r>
          <w:rPr>
            <w:rFonts w:ascii="Cambria Math" w:hAnsi="Cambria Math"/>
          </w:rPr>
          <m:t>y</m:t>
        </m:r>
      </m:oMath>
      <w:r>
        <w:t xml:space="preserve">, and </w:t>
      </w:r>
      <m:oMath>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is the total number of animals on feeding ground </w:t>
      </w:r>
      <m:oMath>
        <m:r>
          <w:rPr>
            <w:rFonts w:ascii="Cambria Math" w:hAnsi="Cambria Math"/>
          </w:rPr>
          <m:t>f</m:t>
        </m:r>
      </m:oMath>
      <w:r>
        <w:t xml:space="preserve"> across herds and ages. The number of animals in each herd after breeding ground removals, but </w:t>
      </w:r>
      <w:r>
        <w:rPr>
          <w:i/>
          <w:iCs/>
        </w:rPr>
        <w:t>before</w:t>
      </w:r>
      <w:r>
        <w:t xml:space="preserve"> feeding ground removals, is given by:</w:t>
      </w:r>
    </w:p>
    <w:bookmarkStart w:id="50" w:name="eq-b3"/>
    <w:p w14:paraId="22E27484" w14:textId="77777777" w:rsidR="00CD34A8"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w:rPr>
              <w:rFonts w:ascii="Cambria Math" w:hAnsi="Cambria Math"/>
            </w:rPr>
            <m:t>  </m:t>
          </m:r>
          <m:d>
            <m:dPr>
              <m:ctrlPr>
                <w:rPr>
                  <w:rFonts w:ascii="Cambria Math" w:hAnsi="Cambria Math"/>
                </w:rPr>
              </m:ctrlPr>
            </m:dPr>
            <m:e>
              <m:r>
                <w:rPr>
                  <w:rFonts w:ascii="Cambria Math" w:hAnsi="Cambria Math"/>
                </w:rPr>
                <m:t>3</m:t>
              </m:r>
            </m:e>
          </m:d>
        </m:oMath>
      </m:oMathPara>
      <w:bookmarkEnd w:id="50"/>
    </w:p>
    <w:p w14:paraId="649CA426" w14:textId="77777777" w:rsidR="00CD34A8" w:rsidRDefault="00000000">
      <w:pPr>
        <w:pStyle w:val="FirstParagraph"/>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oMath>
      <w:r>
        <w:t xml:space="preserve"> is removals from breeding ground </w:t>
      </w:r>
      <m:oMath>
        <m:r>
          <w:rPr>
            <w:rFonts w:ascii="Cambria Math" w:hAnsi="Cambria Math"/>
          </w:rPr>
          <m:t>b</m:t>
        </m:r>
      </m:oMath>
      <w:r>
        <w:t xml:space="preserve"> in year </w:t>
      </w:r>
      <m:oMath>
        <m:r>
          <w:rPr>
            <w:rFonts w:ascii="Cambria Math" w:hAnsi="Cambria Math"/>
          </w:rPr>
          <m:t>y</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oMath>
      <w:r>
        <w:t xml:space="preserve"> is the total abundance of breeding stock </w:t>
      </w:r>
      <m:oMath>
        <m:r>
          <w:rPr>
            <w:rFonts w:ascii="Cambria Math" w:hAnsi="Cambria Math"/>
          </w:rPr>
          <m:t>b</m:t>
        </m:r>
      </m:oMath>
      <w:r>
        <w:t xml:space="preserve"> at the start of year </w:t>
      </w:r>
      <m:oMath>
        <m:r>
          <w:rPr>
            <w:rFonts w:ascii="Cambria Math" w:hAnsi="Cambria Math"/>
          </w:rPr>
          <m:t>y</m:t>
        </m:r>
      </m:oMath>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w:t>
      </w:r>
    </w:p>
    <w:p w14:paraId="6852287C" w14:textId="77777777" w:rsidR="00CD34A8" w:rsidRDefault="00000000">
      <w:pPr>
        <w:pStyle w:val="BodyText"/>
      </w:pPr>
      <w:r>
        <w:t xml:space="preserve">In the base version of the model, fecundity depends on the density of whales on the feeding grounds. The number of births for each herd, </w:t>
      </w:r>
      <m:oMath>
        <m:sSubSup>
          <m:sSubSupPr>
            <m:ctrlPr>
              <w:rPr>
                <w:rFonts w:ascii="Cambria Math" w:hAnsi="Cambria Math"/>
              </w:rPr>
            </m:ctrlPr>
          </m:sSubSupPr>
          <m:e>
            <m:r>
              <w:rPr>
                <w:rFonts w:ascii="Cambria Math" w:hAnsi="Cambria Math"/>
              </w:rPr>
              <m:t>B</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oMath>
      <w:r>
        <w:t>, is determined by</w:t>
      </w:r>
    </w:p>
    <w:bookmarkStart w:id="51" w:name="eq-b4"/>
    <w:p w14:paraId="32E7FF5B"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r>
            <w:rPr>
              <w:rFonts w:ascii="Cambria Math" w:hAnsi="Cambria Math"/>
            </w:rPr>
            <m:t>0.5 </m:t>
          </m:r>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w:rPr>
              <w:rFonts w:ascii="Cambria Math" w:hAnsi="Cambria Math"/>
            </w:rPr>
            <m:t>  </m:t>
          </m:r>
          <m:d>
            <m:dPr>
              <m:ctrlPr>
                <w:rPr>
                  <w:rFonts w:ascii="Cambria Math" w:hAnsi="Cambria Math"/>
                </w:rPr>
              </m:ctrlPr>
            </m:dPr>
            <m:e>
              <m:r>
                <w:rPr>
                  <w:rFonts w:ascii="Cambria Math" w:hAnsi="Cambria Math"/>
                </w:rPr>
                <m:t>4</m:t>
              </m:r>
            </m:e>
          </m:d>
        </m:oMath>
      </m:oMathPara>
      <w:bookmarkEnd w:id="51"/>
    </w:p>
    <w:p w14:paraId="093C0587" w14:textId="77777777" w:rsidR="00CD34A8" w:rsidRDefault="00000000">
      <w:pPr>
        <w:pStyle w:val="FirstParagraph"/>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oMath>
      <w:r>
        <w:t xml:space="preserve"> is the fecundity for animals in feeding ground </w:t>
      </w:r>
      <m:oMath>
        <m:r>
          <w:rPr>
            <w:rFonts w:ascii="Cambria Math" w:hAnsi="Cambria Math"/>
          </w:rPr>
          <m:t>f</m:t>
        </m:r>
      </m:oMath>
      <w:r>
        <w:t>. Fecundity varies between a minimum and maximum value,</w:t>
      </w:r>
    </w:p>
    <w:bookmarkStart w:id="52" w:name="eq-b5"/>
    <w:p w14:paraId="5EACB9BF"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e>
          </m:d>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e>
          </m:d>
          <m:r>
            <w:rPr>
              <w:rFonts w:ascii="Cambria Math" w:hAnsi="Cambria Math"/>
            </w:rPr>
            <m:t>  </m:t>
          </m:r>
          <m:d>
            <m:dPr>
              <m:ctrlPr>
                <w:rPr>
                  <w:rFonts w:ascii="Cambria Math" w:hAnsi="Cambria Math"/>
                </w:rPr>
              </m:ctrlPr>
            </m:dPr>
            <m:e>
              <m:r>
                <w:rPr>
                  <w:rFonts w:ascii="Cambria Math" w:hAnsi="Cambria Math"/>
                </w:rPr>
                <m:t>5</m:t>
              </m:r>
            </m:e>
          </m:d>
        </m:oMath>
      </m:oMathPara>
      <w:bookmarkEnd w:id="52"/>
    </w:p>
    <w:p w14:paraId="235ECCF3" w14:textId="01E88FDB" w:rsidR="00CD34A8"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is fecundity at carrying capacity,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fecundity </w:t>
      </w:r>
      <w:del w:id="53" w:author="Andre" w:date="2026-03-30T11:40:00Z" w16du:dateUtc="2026-03-30T18:40:00Z">
        <w:r w:rsidDel="0082243B">
          <w:delText xml:space="preserve">at </w:delText>
        </w:r>
      </w:del>
      <w:ins w:id="54" w:author="Andre" w:date="2026-03-30T11:40:00Z" w16du:dateUtc="2026-03-30T18:40:00Z">
        <w:r w:rsidR="0082243B">
          <w:t>in the limit of</w:t>
        </w:r>
        <w:r w:rsidR="0082243B">
          <w:t xml:space="preserve"> </w:t>
        </w:r>
      </w:ins>
      <w:r>
        <w:t xml:space="preserve">zero population size, </w:t>
      </w:r>
      <m:oMath>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oMath>
      <w:r>
        <w:t xml:space="preserve"> is the age 1+ carrying capacity for feeding ground </w:t>
      </w:r>
      <m:oMath>
        <m:r>
          <w:rPr>
            <w:rFonts w:ascii="Cambria Math" w:hAnsi="Cambria Math"/>
          </w:rPr>
          <m:t>f</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&gt;</m:t>
                </m:r>
                <m:r>
                  <w:rPr>
                    <w:rFonts w:ascii="Cambria Math" w:hAnsi="Cambria Math"/>
                  </w:rPr>
                  <m:t>0</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is determined from </w:t>
      </w:r>
      <w:hyperlink w:anchor="eq-b1">
        <w:r>
          <w:rPr>
            <w:rStyle w:val="Hyperlink"/>
          </w:rPr>
          <w:t>Equation 1</w:t>
        </w:r>
      </w:hyperlink>
      <w:r>
        <w:t xml:space="preserve"> under unfished equilibrium conditions, and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calculated from a reparameterized version of the Lotka equation [@zerbini2010]:</w:t>
      </w:r>
    </w:p>
    <w:bookmarkStart w:id="55" w:name="eq-b6"/>
    <w:p w14:paraId="06E943B9" w14:textId="77777777" w:rsidR="00CD34A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e>
                <m:sup>
                  <m:r>
                    <w:rPr>
                      <w:rFonts w:ascii="Cambria Math" w:hAnsi="Cambria Math"/>
                    </w:rPr>
                    <m:t>L</m:t>
                  </m:r>
                </m:sup>
              </m:sSup>
            </m:num>
            <m:den>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L</m:t>
                  </m:r>
                </m:sup>
              </m:sSubSup>
              <m:sSub>
                <m:sSubPr>
                  <m:ctrlPr>
                    <w:rPr>
                      <w:rFonts w:ascii="Cambria Math" w:hAnsi="Cambria Math"/>
                    </w:rPr>
                  </m:ctrlPr>
                </m:sSubPr>
                <m:e>
                  <m:r>
                    <w:rPr>
                      <w:rFonts w:ascii="Cambria Math" w:hAnsi="Cambria Math"/>
                    </w:rPr>
                    <m:t>S</m:t>
                  </m:r>
                </m:e>
                <m:sub>
                  <m:r>
                    <w:rPr>
                      <w:rFonts w:ascii="Cambria Math" w:hAnsi="Cambria Math"/>
                    </w:rPr>
                    <m:t>C</m:t>
                  </m:r>
                </m:sub>
              </m:sSub>
            </m:den>
          </m:f>
          <m:r>
            <w:rPr>
              <w:rFonts w:ascii="Cambria Math" w:hAnsi="Cambria Math"/>
            </w:rPr>
            <m:t>  </m:t>
          </m:r>
          <m:d>
            <m:dPr>
              <m:ctrlPr>
                <w:rPr>
                  <w:rFonts w:ascii="Cambria Math" w:hAnsi="Cambria Math"/>
                </w:rPr>
              </m:ctrlPr>
            </m:dPr>
            <m:e>
              <m:r>
                <w:rPr>
                  <w:rFonts w:ascii="Cambria Math" w:hAnsi="Cambria Math"/>
                </w:rPr>
                <m:t>6</m:t>
              </m:r>
            </m:e>
          </m:d>
        </m:oMath>
      </m:oMathPara>
      <w:bookmarkEnd w:id="55"/>
    </w:p>
    <w:p w14:paraId="3DD7C196" w14:textId="77777777" w:rsidR="00CD34A8"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is the maximum rate of increase and </w:t>
      </w:r>
      <m:oMath>
        <m:r>
          <w:rPr>
            <w:rFonts w:ascii="Cambria Math" w:hAnsi="Cambria Math"/>
          </w:rPr>
          <m:t>L</m:t>
        </m:r>
      </m:oMath>
      <w:r>
        <w:t xml:space="preserve"> is age-at-maturity.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are base-case survival for age 0 and age 1+ humpbacks, respectively.</w:t>
      </w:r>
    </w:p>
    <w:p w14:paraId="192A65DF" w14:textId="77777777" w:rsidR="00CD34A8" w:rsidRDefault="00000000">
      <w:pPr>
        <w:pStyle w:val="BodyText"/>
      </w:pPr>
      <w:r>
        <w:t>Annual survival is a key quantity of interest in this study. In the base version of the model, survival is given by:</w:t>
      </w:r>
    </w:p>
    <w:bookmarkStart w:id="56" w:name="eq-b7a"/>
    <w:p w14:paraId="0A92CF57"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e>
                        </m:d>
                      </m:den>
                    </m:f>
                  </m:e>
                  <m:e>
                    <m:r>
                      <m:rPr>
                        <m:nor/>
                      </m:rPr>
                      <m:t xml:space="preserve">(calves, </m:t>
                    </m:r>
                    <m:r>
                      <w:rPr>
                        <w:rFonts w:ascii="Cambria Math" w:hAnsi="Cambria Math"/>
                      </w:rPr>
                      <m:t>a</m:t>
                    </m:r>
                    <m:r>
                      <m:rPr>
                        <m:sty m:val="p"/>
                      </m:rPr>
                      <w:rPr>
                        <w:rFonts w:ascii="Cambria Math" w:hAnsi="Cambria Math"/>
                      </w:rPr>
                      <m:t>=</m:t>
                    </m:r>
                    <m:r>
                      <w:rPr>
                        <w:rFonts w:ascii="Cambria Math" w:hAnsi="Cambria Math"/>
                      </w:rPr>
                      <m:t>0</m:t>
                    </m:r>
                    <m:r>
                      <m:rPr>
                        <m:nor/>
                      </m:rPr>
                      <m:t>)</m:t>
                    </m:r>
                  </m:e>
                </m:mr>
                <m:m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e>
                        </m:d>
                      </m:den>
                    </m:f>
                  </m:e>
                  <m:e>
                    <m:r>
                      <m:rPr>
                        <m:nor/>
                      </m:rPr>
                      <m:t xml:space="preserve">(adults, </m:t>
                    </m:r>
                    <m:r>
                      <w:rPr>
                        <w:rFonts w:ascii="Cambria Math" w:hAnsi="Cambria Math"/>
                      </w:rPr>
                      <m:t>a</m:t>
                    </m:r>
                    <m:r>
                      <m:rPr>
                        <m:sty m:val="p"/>
                      </m:rPr>
                      <w:rPr>
                        <w:rFonts w:ascii="Cambria Math" w:hAnsi="Cambria Math"/>
                      </w:rPr>
                      <m:t>&gt;</m:t>
                    </m:r>
                    <m:r>
                      <w:rPr>
                        <w:rFonts w:ascii="Cambria Math" w:hAnsi="Cambria Math"/>
                      </w:rPr>
                      <m:t>0</m:t>
                    </m:r>
                    <m:r>
                      <m:rPr>
                        <m:nor/>
                      </m:rPr>
                      <m:t>)</m:t>
                    </m:r>
                  </m:e>
                </m:mr>
              </m:m>
            </m:e>
          </m:d>
          <m:r>
            <w:rPr>
              <w:rFonts w:ascii="Cambria Math" w:hAnsi="Cambria Math"/>
            </w:rPr>
            <m:t>  </m:t>
          </m:r>
          <m:d>
            <m:dPr>
              <m:ctrlPr>
                <w:rPr>
                  <w:rFonts w:ascii="Cambria Math" w:hAnsi="Cambria Math"/>
                </w:rPr>
              </m:ctrlPr>
            </m:dPr>
            <m:e>
              <m:r>
                <w:rPr>
                  <w:rFonts w:ascii="Cambria Math" w:hAnsi="Cambria Math"/>
                </w:rPr>
                <m:t>7</m:t>
              </m:r>
            </m:e>
          </m:d>
        </m:oMath>
      </m:oMathPara>
      <w:bookmarkEnd w:id="56"/>
    </w:p>
    <w:bookmarkStart w:id="57" w:name="eq-b7b"/>
    <w:p w14:paraId="3D290057" w14:textId="77777777" w:rsidR="00CD34A8" w:rsidRDefault="00000000">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A</m:t>
                      </m:r>
                    </m:sub>
                  </m:sSub>
                </m:den>
              </m:f>
              <m:r>
                <m:rPr>
                  <m:sty m:val="p"/>
                </m:rPr>
                <w:rPr>
                  <w:rFonts w:ascii="Cambria Math" w:hAnsi="Cambria Math"/>
                </w:rPr>
                <m:t>-</m:t>
              </m:r>
              <m:r>
                <w:rPr>
                  <w:rFonts w:ascii="Cambria Math" w:hAnsi="Cambria Math"/>
                </w:rPr>
                <m:t>1</m:t>
              </m:r>
            </m:e>
          </m:d>
          <m:r>
            <w:rPr>
              <w:rFonts w:ascii="Cambria Math" w:hAnsi="Cambria Math"/>
            </w:rPr>
            <m:t>  </m:t>
          </m:r>
          <m:d>
            <m:dPr>
              <m:ctrlPr>
                <w:rPr>
                  <w:rFonts w:ascii="Cambria Math" w:hAnsi="Cambria Math"/>
                </w:rPr>
              </m:ctrlPr>
            </m:dPr>
            <m:e>
              <m:r>
                <w:rPr>
                  <w:rFonts w:ascii="Cambria Math" w:hAnsi="Cambria Math"/>
                </w:rPr>
                <m:t>8</m:t>
              </m:r>
            </m:e>
          </m:d>
        </m:oMath>
      </m:oMathPara>
      <w:bookmarkEnd w:id="57"/>
    </w:p>
    <w:p w14:paraId="68FEEB3C" w14:textId="77777777" w:rsidR="00CD34A8" w:rsidRDefault="00000000">
      <w:pPr>
        <w:pStyle w:val="FirstParagraph"/>
      </w:pPr>
      <w:r>
        <w:t xml:space="preserve">where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is the survival deviation for feeding ground </w:t>
      </w:r>
      <m:oMath>
        <m:r>
          <w:rPr>
            <w:rFonts w:ascii="Cambria Math" w:hAnsi="Cambria Math"/>
          </w:rPr>
          <m:t>f</m:t>
        </m:r>
      </m:oMath>
      <w:r>
        <w:t xml:space="preserve"> in year </w:t>
      </w:r>
      <m:oMath>
        <m:r>
          <w:rPr>
            <w:rFonts w:ascii="Cambria Math" w:hAnsi="Cambria Math"/>
          </w:rPr>
          <m:t>y</m:t>
        </m:r>
      </m:oMath>
      <w:r>
        <w:t>.</w:t>
      </w:r>
    </w:p>
    <w:p w14:paraId="169350A4" w14:textId="77777777" w:rsidR="00CD34A8" w:rsidRDefault="00000000">
      <w:pPr>
        <w:pStyle w:val="BodyText"/>
      </w:pPr>
      <w:r>
        <w:t xml:space="preserve">Initial conditions for each herd are determined by the total abundance at the start of the first model year, assuming an equilibrium population structure relative to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C</m:t>
            </m:r>
          </m:sub>
        </m:sSub>
      </m:oMath>
    </w:p>
    <w:p w14:paraId="2C895003" w14:textId="77777777" w:rsidR="00CD34A8" w:rsidRDefault="00000000">
      <w:pPr>
        <w:pStyle w:val="Heading3"/>
      </w:pPr>
      <w:bookmarkStart w:id="58" w:name="mortality-attribution"/>
      <w:r>
        <w:t>Mortality Attribution</w:t>
      </w:r>
    </w:p>
    <w:p w14:paraId="2ACF51EB" w14:textId="03FFD229" w:rsidR="00CD34A8" w:rsidRDefault="00000000">
      <w:pPr>
        <w:pStyle w:val="FirstParagraph"/>
      </w:pPr>
      <w:r>
        <w:t xml:space="preserve">The population model tracks annual survival, and therefore also tracks mortality. </w:t>
      </w:r>
      <w:ins w:id="59" w:author="Andre" w:date="2026-03-30T11:41:00Z" w16du:dateUtc="2026-03-30T18:41:00Z">
        <w:r w:rsidR="0000126F">
          <w:t>In a</w:t>
        </w:r>
      </w:ins>
      <w:del w:id="60" w:author="Andre" w:date="2026-03-30T11:41:00Z" w16du:dateUtc="2026-03-30T18:41:00Z">
        <w:r w:rsidDel="0000126F">
          <w:delText>A</w:delText>
        </w:r>
      </w:del>
      <w:r>
        <w:t>ddition</w:t>
      </w:r>
      <w:del w:id="61" w:author="Andre" w:date="2026-03-30T11:41:00Z" w16du:dateUtc="2026-03-30T18:41:00Z">
        <w:r w:rsidDel="0000126F">
          <w:delText>ally</w:delText>
        </w:r>
      </w:del>
      <w:r>
        <w:t xml:space="preserve">, we are interested in estimating the contribution of natural mortality to total mortality, relative to the effect of direct removals. Specifically, we want to track “excess” realized mortality due to survival deviating below its baseline value </w:t>
      </w:r>
      <m:oMath>
        <m:sSub>
          <m:sSubPr>
            <m:ctrlPr>
              <w:rPr>
                <w:rFonts w:ascii="Cambria Math" w:hAnsi="Cambria Math"/>
              </w:rPr>
            </m:ctrlPr>
          </m:sSubPr>
          <m:e>
            <m:r>
              <w:rPr>
                <w:rFonts w:ascii="Cambria Math" w:hAnsi="Cambria Math"/>
              </w:rPr>
              <m:t>S</m:t>
            </m:r>
          </m:e>
          <m:sub>
            <m:r>
              <w:rPr>
                <w:rFonts w:ascii="Cambria Math" w:hAnsi="Cambria Math"/>
              </w:rPr>
              <m:t>A</m:t>
            </m:r>
          </m:sub>
        </m:sSub>
      </m:oMath>
      <w:ins w:id="62" w:author="Andre" w:date="2026-03-30T11:43:00Z" w16du:dateUtc="2026-03-30T18:43:00Z">
        <w:r w:rsidR="0000126F">
          <w:t xml:space="preserve"> for animals of breeding ground b that migrate to feeding ground </w:t>
        </w:r>
        <w:r w:rsidR="0000126F" w:rsidRPr="0000126F">
          <w:rPr>
            <w:i/>
            <w:iCs/>
            <w:rPrChange w:id="63" w:author="Andre" w:date="2026-03-30T11:43:00Z" w16du:dateUtc="2026-03-30T18:43:00Z">
              <w:rPr/>
            </w:rPrChange>
          </w:rPr>
          <w:t>f</w:t>
        </w:r>
      </w:ins>
      <w:del w:id="64" w:author="Andre" w:date="2026-03-30T11:43:00Z" w16du:dateUtc="2026-03-30T18:43:00Z">
        <w:r w:rsidDel="0000126F">
          <w:delText>.</w:delText>
        </w:r>
      </w:del>
      <w:r>
        <w:t xml:space="preserve"> To estimate this excess mortality, we calculate, for each year, the difference between realized mortality of age 1+ whales (including the effect of any annual deviations) and a counterfactual scenario where survival is fixed at its baseline value </w:t>
      </w:r>
      <m:oMath>
        <m:sSub>
          <m:sSubPr>
            <m:ctrlPr>
              <w:rPr>
                <w:rFonts w:ascii="Cambria Math" w:hAnsi="Cambria Math"/>
              </w:rPr>
            </m:ctrlPr>
          </m:sSubPr>
          <m:e>
            <m:r>
              <w:rPr>
                <w:rFonts w:ascii="Cambria Math" w:hAnsi="Cambria Math"/>
              </w:rPr>
              <m:t>S</m:t>
            </m:r>
          </m:e>
          <m:sub>
            <m:r>
              <w:rPr>
                <w:rFonts w:ascii="Cambria Math" w:hAnsi="Cambria Math"/>
              </w:rPr>
              <m:t>A</m:t>
            </m:r>
          </m:sub>
        </m:sSub>
      </m:oMath>
      <w:r>
        <w:t>:</w:t>
      </w:r>
    </w:p>
    <w:bookmarkStart w:id="65" w:name="eq-mort"/>
    <w:p w14:paraId="6E865B24"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e>
          </m:d>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w:rPr>
              <w:rFonts w:ascii="Cambria Math" w:hAnsi="Cambria Math"/>
            </w:rPr>
            <m:t> </m:t>
          </m:r>
          <w:commentRangeStart w:id="66"/>
          <w:commentRangeEnd w:id="66"/>
          <m:r>
            <w:rPr>
              <w:rStyle w:val="CommentReference"/>
              <w:rFonts w:ascii="Cambria Math" w:hAnsi="Cambria Math"/>
              <w:i/>
              <w:sz w:val="24"/>
              <w:szCs w:val="24"/>
            </w:rPr>
            <w:commentReference w:id="66"/>
          </m:r>
          <m:r>
            <w:rPr>
              <w:rFonts w:ascii="Cambria Math" w:hAnsi="Cambria Math"/>
            </w:rPr>
            <m:t> </m:t>
          </m:r>
          <m:d>
            <m:dPr>
              <m:ctrlPr>
                <w:rPr>
                  <w:rFonts w:ascii="Cambria Math" w:hAnsi="Cambria Math"/>
                </w:rPr>
              </m:ctrlPr>
            </m:dPr>
            <m:e>
              <m:r>
                <w:rPr>
                  <w:rFonts w:ascii="Cambria Math" w:hAnsi="Cambria Math"/>
                </w:rPr>
                <m:t>9</m:t>
              </m:r>
            </m:e>
          </m:d>
        </m:oMath>
      </m:oMathPara>
      <w:bookmarkEnd w:id="65"/>
    </w:p>
    <w:p w14:paraId="33636BD1" w14:textId="77777777" w:rsidR="00CD34A8" w:rsidRDefault="00000000">
      <w:pPr>
        <w:pStyle w:val="FirstParagraph"/>
      </w:pPr>
      <w:r>
        <w:t xml:space="preserve">We can then compare these </w:t>
      </w:r>
      <m:oMath>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values to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oMath>
      <w:r>
        <w:t xml:space="preserve">, and can track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cumulatively across time to obtain an estimate of total excess mortality across the modeled period.</w:t>
      </w:r>
    </w:p>
    <w:p w14:paraId="082BEE98" w14:textId="77777777" w:rsidR="00CD34A8" w:rsidRDefault="00000000">
      <w:pPr>
        <w:pStyle w:val="Heading3"/>
      </w:pPr>
      <w:bookmarkStart w:id="67" w:name="model-variations"/>
      <w:bookmarkEnd w:id="58"/>
      <w:r>
        <w:t xml:space="preserve">Model </w:t>
      </w:r>
      <w:commentRangeStart w:id="68"/>
      <w:r>
        <w:t>Variations</w:t>
      </w:r>
      <w:commentRangeEnd w:id="68"/>
      <w:r w:rsidR="0000126F">
        <w:rPr>
          <w:rStyle w:val="CommentReference"/>
          <w:sz w:val="28"/>
          <w:szCs w:val="28"/>
        </w:rPr>
        <w:commentReference w:id="68"/>
      </w:r>
    </w:p>
    <w:p w14:paraId="186D0381" w14:textId="51C844DE" w:rsidR="00CD34A8" w:rsidRDefault="00000000">
      <w:pPr>
        <w:pStyle w:val="FirstParagraph"/>
      </w:pPr>
      <w:r>
        <w:t xml:space="preserve">A main objective of our analysis was to evaluate evidence for alternative specifications of annual survival, as well as to determine whether environmental data can help improve our estimation of survival. Therefore, we </w:t>
      </w:r>
      <w:del w:id="69" w:author="Andre" w:date="2026-03-30T11:43:00Z" w16du:dateUtc="2026-03-30T18:43:00Z">
        <w:r w:rsidDel="0000126F">
          <w:delText xml:space="preserve">defined </w:delText>
        </w:r>
      </w:del>
      <w:ins w:id="70" w:author="Andre" w:date="2026-03-30T11:43:00Z" w16du:dateUtc="2026-03-30T18:43:00Z">
        <w:r w:rsidR="0000126F">
          <w:t>created</w:t>
        </w:r>
      </w:ins>
      <w:r>
        <w:t xml:space="preserve">four models, representing different hypotheses for how environmental variability affects humpback populations (with model shorthand in </w:t>
      </w:r>
      <w:commentRangeStart w:id="71"/>
      <w:r>
        <w:rPr>
          <w:b/>
          <w:bCs/>
        </w:rPr>
        <w:t>bold</w:t>
      </w:r>
      <w:commentRangeEnd w:id="71"/>
      <w:r w:rsidR="0000126F">
        <w:rPr>
          <w:rStyle w:val="CommentReference"/>
          <w:sz w:val="24"/>
          <w:szCs w:val="24"/>
        </w:rPr>
        <w:commentReference w:id="71"/>
      </w:r>
      <w:r>
        <w:t>).</w:t>
      </w:r>
    </w:p>
    <w:p w14:paraId="292C2DE0" w14:textId="77777777" w:rsidR="00CD34A8" w:rsidRDefault="00000000">
      <w:pPr>
        <w:pStyle w:val="BodyText"/>
      </w:pPr>
      <w:r>
        <w:t xml:space="preserve">The base version of the model calculates survival according to </w:t>
      </w:r>
      <w:hyperlink w:anchor="eq-b7a">
        <w:r>
          <w:rPr>
            <w:rStyle w:val="Hyperlink"/>
          </w:rPr>
          <w:t>Equation 7</w:t>
        </w:r>
      </w:hyperlink>
      <w:r>
        <w:t xml:space="preserve">, with annual survival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specified as random normal deviates.</w:t>
      </w:r>
    </w:p>
    <w:bookmarkStart w:id="72" w:name="eq-b8"/>
    <w:p w14:paraId="1EE8C531"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10</m:t>
              </m:r>
            </m:e>
          </m:d>
        </m:oMath>
      </m:oMathPara>
      <w:bookmarkEnd w:id="72"/>
    </w:p>
    <w:p w14:paraId="62E1A1F8" w14:textId="77777777" w:rsidR="00CD34A8" w:rsidRDefault="00000000">
      <w:pPr>
        <w:pStyle w:val="FirstParagraph"/>
      </w:pPr>
      <w:r>
        <w:t>We call this the random-survival (</w:t>
      </w:r>
      <w:r>
        <w:rPr>
          <w:b/>
          <w:bCs/>
        </w:rPr>
        <w:t>rS</w:t>
      </w:r>
      <w:r>
        <w:t>) model.</w:t>
      </w:r>
    </w:p>
    <w:p w14:paraId="050F97A4" w14:textId="77777777" w:rsidR="00CD34A8" w:rsidRDefault="00000000">
      <w:pPr>
        <w:pStyle w:val="BodyText"/>
      </w:pPr>
      <w:r>
        <w:lastRenderedPageBreak/>
        <w:t>In the environment-survival (</w:t>
      </w:r>
      <w:r>
        <w:rPr>
          <w:b/>
          <w:bCs/>
        </w:rPr>
        <w:t>envS</w:t>
      </w:r>
      <w:r>
        <w:t xml:space="preserve">) model, we introduce environmental influences on survival by representing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as a function of environmental covariates:</w:t>
      </w:r>
    </w:p>
    <w:bookmarkStart w:id="73" w:name="eq-b11"/>
    <w:commentRangeStart w:id="74"/>
    <w:p w14:paraId="42391B4F" w14:textId="50184201" w:rsidR="00CD34A8" w:rsidRDefault="00000000">
      <w:pPr>
        <w:pStyle w:val="BodyText"/>
      </w:pPr>
      <m:oMathPara>
        <m:oMathParaPr>
          <m:jc m:val="center"/>
        </m:oMathParaPr>
        <m:oMath>
          <m:sSup>
            <m:sSupPr>
              <m:ctrlPr>
                <w:rPr>
                  <w:rFonts w:ascii="Cambria Math" w:hAnsi="Cambria Math"/>
                </w:rPr>
              </m:ctrlPr>
            </m:sSupPr>
            <m:e>
              <m:sSubSup>
                <m:sSubSupPr>
                  <m:ctrlPr>
                    <w:ins w:id="75" w:author="Andre" w:date="2026-03-30T11:44:00Z" w16du:dateUtc="2026-03-30T18:44:00Z">
                      <w:rPr>
                        <w:rFonts w:ascii="Cambria Math" w:hAnsi="Cambria Math"/>
                      </w:rPr>
                    </w:ins>
                  </m:ctrlPr>
                </m:sSubSupPr>
                <m:e>
                  <m:r>
                    <w:ins w:id="76" w:author="Andre" w:date="2026-03-30T11:44:00Z" w16du:dateUtc="2026-03-30T18:44:00Z">
                      <w:rPr>
                        <w:rFonts w:ascii="Cambria Math" w:hAnsi="Cambria Math"/>
                      </w:rPr>
                      <m:t>ε</m:t>
                    </w:ins>
                  </m:r>
                </m:e>
                <m:sub>
                  <m:r>
                    <w:ins w:id="77" w:author="Andre" w:date="2026-03-30T11:44:00Z" w16du:dateUtc="2026-03-30T18:44:00Z">
                      <w:rPr>
                        <w:rFonts w:ascii="Cambria Math" w:hAnsi="Cambria Math"/>
                      </w:rPr>
                      <m:t>y</m:t>
                    </w:ins>
                  </m:r>
                </m:sub>
                <m:sup>
                  <m:r>
                    <w:ins w:id="78" w:author="Andre" w:date="2026-03-30T11:44:00Z" w16du:dateUtc="2026-03-30T18:44:00Z">
                      <w:rPr>
                        <w:rFonts w:ascii="Cambria Math" w:hAnsi="Cambria Math"/>
                      </w:rPr>
                      <m:t>f</m:t>
                    </w:ins>
                  </m:r>
                </m:sup>
              </m:sSubSup>
              <m:r>
                <w:ins w:id="79" w:author="Andre" w:date="2026-03-30T11:44:00Z" w16du:dateUtc="2026-03-30T18:44:00Z">
                  <m:rPr>
                    <m:sty m:val="b"/>
                  </m:rPr>
                  <w:rPr>
                    <w:rFonts w:ascii="Cambria Math" w:hAnsi="Cambria Math"/>
                  </w:rPr>
                  <m:t>=</m:t>
                </w:ins>
              </m:r>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w:rPr>
                  <w:rFonts w:ascii="Cambria Math" w:hAnsi="Cambria Math"/>
                </w:rPr>
                <m:t>Υ</m:t>
              </m:r>
            </m:e>
            <m:sub>
              <m:r>
                <w:rPr>
                  <w:rFonts w:ascii="Cambria Math" w:hAnsi="Cambria Math"/>
                </w:rPr>
                <m:t>y</m:t>
              </m:r>
            </m:sub>
            <m:sup>
              <m:r>
                <w:rPr>
                  <w:rFonts w:ascii="Cambria Math" w:hAnsi="Cambria Math"/>
                </w:rPr>
                <m:t>f</m:t>
              </m:r>
            </m:sup>
          </m:sSubSup>
          <w:commentRangeEnd w:id="74"/>
          <m:r>
            <m:rPr>
              <m:sty m:val="p"/>
            </m:rPr>
            <w:rPr>
              <w:rStyle w:val="CommentReference"/>
              <w:rFonts w:ascii="Cambria Math" w:hAnsi="Cambria Math"/>
              <w:sz w:val="24"/>
              <w:szCs w:val="24"/>
            </w:rPr>
            <w:commentReference w:id="74"/>
          </m:r>
          <m:r>
            <m:rPr>
              <m:sty m:val="p"/>
            </m:rPr>
            <w:rPr>
              <w:rFonts w:ascii="Cambria Math" w:hAnsi="Cambria Math"/>
            </w:rPr>
            <m:t>+</m:t>
          </m:r>
          <m:sSubSup>
            <m:sSubSupPr>
              <m:ctrlPr>
                <w:rPr>
                  <w:rFonts w:ascii="Cambria Math" w:hAnsi="Cambria Math"/>
                </w:rPr>
              </m:ctrlPr>
            </m:sSubSupPr>
            <m:e>
              <m:r>
                <w:del w:id="80" w:author="Andre" w:date="2026-03-30T11:44:00Z" w16du:dateUtc="2026-03-30T18:44:00Z">
                  <w:rPr>
                    <w:rFonts w:ascii="Cambria Math" w:hAnsi="Cambria Math"/>
                  </w:rPr>
                  <m:t>ϵ</m:t>
                </w:del>
              </m:r>
              <m:r>
                <w:ins w:id="81" w:author="Andre" w:date="2026-03-30T11:44:00Z" w16du:dateUtc="2026-03-30T18:44:00Z">
                  <w:rPr>
                    <w:rFonts w:ascii="Cambria Math" w:hAnsi="Cambria Math"/>
                    <w:i/>
                  </w:rPr>
                  <w:sym w:font="Symbol" w:char="F068"/>
                </w:ins>
              </m:r>
            </m:e>
            <m:sub>
              <m:r>
                <w:rPr>
                  <w:rFonts w:ascii="Cambria Math" w:hAnsi="Cambria Math"/>
                </w:rPr>
                <m:t>y</m:t>
              </m:r>
            </m:sub>
            <m:sup>
              <m:r>
                <w:rPr>
                  <w:rFonts w:ascii="Cambria Math" w:hAnsi="Cambria Math"/>
                </w:rPr>
                <m:t>f</m:t>
              </m:r>
            </m:sup>
          </m:sSubSup>
          <m:r>
            <w:rPr>
              <w:rFonts w:ascii="Cambria Math" w:hAnsi="Cambria Math"/>
            </w:rPr>
            <m:t>  </m:t>
          </m:r>
          <m:d>
            <m:dPr>
              <m:ctrlPr>
                <w:rPr>
                  <w:rFonts w:ascii="Cambria Math" w:hAnsi="Cambria Math"/>
                </w:rPr>
              </m:ctrlPr>
            </m:dPr>
            <m:e>
              <m:r>
                <w:rPr>
                  <w:rFonts w:ascii="Cambria Math" w:hAnsi="Cambria Math"/>
                </w:rPr>
                <m:t>11</m:t>
              </m:r>
            </m:e>
          </m:d>
        </m:oMath>
      </m:oMathPara>
      <w:bookmarkEnd w:id="73"/>
    </w:p>
    <w:p w14:paraId="23D99066" w14:textId="28292254" w:rsidR="00CD34A8" w:rsidRDefault="00000000">
      <w:pPr>
        <w:pStyle w:val="FirstParagraph"/>
      </w:pPr>
      <w:r>
        <w:t xml:space="preserve">where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oMath>
      <w:r>
        <w:t xml:space="preserve"> is a vector of coefficients for the environmental covariates derived for feeding ground </w:t>
      </w:r>
      <m:oMath>
        <m:r>
          <w:rPr>
            <w:rFonts w:ascii="Cambria Math" w:hAnsi="Cambria Math"/>
          </w:rPr>
          <m:t>f</m:t>
        </m:r>
      </m:oMath>
      <w:r>
        <w:t xml:space="preserve">, </w:t>
      </w:r>
      <m:oMath>
        <m:sSubSup>
          <m:sSubSupPr>
            <m:ctrlPr>
              <w:rPr>
                <w:rFonts w:ascii="Cambria Math" w:hAnsi="Cambria Math"/>
              </w:rPr>
            </m:ctrlPr>
          </m:sSubSupPr>
          <m:e>
            <m:r>
              <w:rPr>
                <w:rFonts w:ascii="Cambria Math" w:hAnsi="Cambria Math"/>
              </w:rPr>
              <m:t>Υ</m:t>
            </m:r>
          </m:e>
          <m:sub>
            <m:r>
              <w:rPr>
                <w:rFonts w:ascii="Cambria Math" w:hAnsi="Cambria Math"/>
              </w:rPr>
              <m:t>y</m:t>
            </m:r>
          </m:sub>
          <m:sup>
            <m:r>
              <w:rPr>
                <w:rFonts w:ascii="Cambria Math" w:hAnsi="Cambria Math"/>
              </w:rPr>
              <m:t>f</m:t>
            </m:r>
          </m:sup>
        </m:sSubSup>
      </m:oMath>
      <w:r>
        <w:t xml:space="preserve"> is a vector of environmental covariate data for feeding ground </w:t>
      </w:r>
      <m:oMath>
        <m:r>
          <w:rPr>
            <w:rFonts w:ascii="Cambria Math" w:hAnsi="Cambria Math"/>
          </w:rPr>
          <m:t>f</m:t>
        </m:r>
      </m:oMath>
      <w:r>
        <w:t xml:space="preserve"> in year </w:t>
      </w:r>
      <m:oMath>
        <m:r>
          <w:rPr>
            <w:rFonts w:ascii="Cambria Math" w:hAnsi="Cambria Math"/>
          </w:rPr>
          <m:t>y</m:t>
        </m:r>
      </m:oMath>
      <w:r>
        <w:t xml:space="preserve">, and together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w:rPr>
                <w:rFonts w:ascii="Cambria Math" w:hAnsi="Cambria Math"/>
              </w:rPr>
              <m:t>Υ</m:t>
            </m:r>
          </m:e>
          <m:sub>
            <m:r>
              <w:rPr>
                <w:rFonts w:ascii="Cambria Math" w:hAnsi="Cambria Math"/>
              </w:rPr>
              <m:t>y</m:t>
            </m:r>
          </m:sub>
          <m:sup>
            <m:r>
              <w:rPr>
                <w:rFonts w:ascii="Cambria Math" w:hAnsi="Cambria Math"/>
              </w:rPr>
              <m:t>f</m:t>
            </m:r>
          </m:sup>
        </m:sSubSup>
      </m:oMath>
      <w:r>
        <w:t xml:space="preserve"> is our environmental index of survival. </w:t>
      </w:r>
      <m:oMath>
        <m:sSubSup>
          <m:sSubSupPr>
            <m:ctrlPr>
              <w:rPr>
                <w:rFonts w:ascii="Cambria Math" w:hAnsi="Cambria Math"/>
              </w:rPr>
            </m:ctrlPr>
          </m:sSubSupPr>
          <m:e>
            <m:r>
              <w:del w:id="82" w:author="Andre" w:date="2026-03-30T11:44:00Z" w16du:dateUtc="2026-03-30T18:44:00Z">
                <w:rPr>
                  <w:rFonts w:ascii="Cambria Math" w:hAnsi="Cambria Math"/>
                </w:rPr>
                <m:t>ϵ</m:t>
              </w:del>
            </m:r>
            <m:r>
              <w:ins w:id="83" w:author="Andre" w:date="2026-03-30T11:44:00Z" w16du:dateUtc="2026-03-30T18:44:00Z">
                <w:rPr>
                  <w:rFonts w:ascii="Cambria Math" w:hAnsi="Cambria Math"/>
                  <w:i/>
                </w:rPr>
                <w:sym w:font="Symbol" w:char="F068"/>
              </w:ins>
            </m:r>
          </m:e>
          <m:sub>
            <m:r>
              <w:rPr>
                <w:rFonts w:ascii="Cambria Math" w:hAnsi="Cambria Math"/>
              </w:rPr>
              <m:t>y</m:t>
            </m:r>
          </m:sub>
          <m:sup>
            <m:r>
              <w:rPr>
                <w:rFonts w:ascii="Cambria Math" w:hAnsi="Cambria Math"/>
              </w:rPr>
              <m:t>f</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e>
        </m:d>
      </m:oMath>
      <w:r>
        <w:t xml:space="preserve"> is the remaining (unexplained) variation in survival. Realized survival is then calculated </w:t>
      </w:r>
      <w:del w:id="84" w:author="Andre" w:date="2026-03-30T11:45:00Z" w16du:dateUtc="2026-03-30T18:45:00Z">
        <w:r w:rsidDel="0000126F">
          <w:delText xml:space="preserve">through </w:delText>
        </w:r>
      </w:del>
      <w:ins w:id="85" w:author="Andre" w:date="2026-03-30T11:45:00Z" w16du:dateUtc="2026-03-30T18:45:00Z">
        <w:r w:rsidR="0000126F">
          <w:t>using</w:t>
        </w:r>
      </w:ins>
      <w:del w:id="86" w:author="Andre" w:date="2026-03-30T11:45:00Z" w16du:dateUtc="2026-03-30T18:45:00Z">
        <w:r w:rsidDel="0000126F">
          <w:delText>the logistic function in</w:delText>
        </w:r>
      </w:del>
      <w:r>
        <w:t xml:space="preserve"> </w:t>
      </w:r>
      <w:hyperlink w:anchor="eq-b7a">
        <w:r>
          <w:rPr>
            <w:rStyle w:val="Hyperlink"/>
          </w:rPr>
          <w:t>Equation 7</w:t>
        </w:r>
      </w:hyperlink>
      <w:r>
        <w:t xml:space="preserve">, meaning that in the </w:t>
      </w:r>
      <w:r>
        <w:rPr>
          <w:b/>
          <w:bCs/>
        </w:rPr>
        <w:t>rS</w:t>
      </w:r>
      <w:r>
        <w:t xml:space="preserve"> model, larger values of the environmental index correspond to an increasingly negative effect on survival.</w:t>
      </w:r>
    </w:p>
    <w:p w14:paraId="6C8565B4" w14:textId="77777777" w:rsidR="00CD34A8" w:rsidRDefault="00000000">
      <w:pPr>
        <w:pStyle w:val="BodyText"/>
      </w:pPr>
      <w:r>
        <w:t>Alternatively, annual survival plausibly could be due to density-dependence only, with no other deviations, environmentally-driven or otherwise. In the density-dependence only model (</w:t>
      </w:r>
      <w:r>
        <w:rPr>
          <w:b/>
          <w:bCs/>
        </w:rPr>
        <w:t>ddOnly</w:t>
      </w:r>
      <w:r>
        <w:t xml:space="preserve">), deviations in annual survival are driven by Beverton-Holt density-dependence with respect to an estimated carrying capacity </w:t>
      </w:r>
      <w:commentRangeStart w:id="87"/>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w:t>
      </w:r>
      <w:commentRangeEnd w:id="87"/>
      <w:r w:rsidR="0000126F">
        <w:rPr>
          <w:rStyle w:val="CommentReference"/>
          <w:sz w:val="24"/>
          <w:szCs w:val="24"/>
        </w:rPr>
        <w:commentReference w:id="87"/>
      </w:r>
      <w:r>
        <w:t xml:space="preserve">for each humpback feeding ground, and we replace </w:t>
      </w:r>
      <w:hyperlink w:anchor="eq-b7a">
        <w:r>
          <w:rPr>
            <w:rStyle w:val="Hyperlink"/>
          </w:rPr>
          <w:t>Equation 7</w:t>
        </w:r>
      </w:hyperlink>
      <w:r>
        <w:t xml:space="preserve"> with,</w:t>
      </w:r>
    </w:p>
    <w:bookmarkStart w:id="88" w:name="eq-b9"/>
    <w:p w14:paraId="549BA3A0"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e>
                        </m:d>
                      </m:den>
                    </m:f>
                  </m:e>
                  <m:e>
                    <m:r>
                      <m:rPr>
                        <m:nor/>
                      </m:rPr>
                      <m:t xml:space="preserve">(calves, </m:t>
                    </m:r>
                    <m:r>
                      <w:rPr>
                        <w:rFonts w:ascii="Cambria Math" w:hAnsi="Cambria Math"/>
                      </w:rPr>
                      <m:t>a</m:t>
                    </m:r>
                    <m:r>
                      <m:rPr>
                        <m:sty m:val="p"/>
                      </m:rPr>
                      <w:rPr>
                        <w:rFonts w:ascii="Cambria Math" w:hAnsi="Cambria Math"/>
                      </w:rPr>
                      <m:t>=</m:t>
                    </m:r>
                    <m:r>
                      <w:rPr>
                        <w:rFonts w:ascii="Cambria Math" w:hAnsi="Cambria Math"/>
                      </w:rPr>
                      <m:t>0</m:t>
                    </m:r>
                    <m:r>
                      <m:rPr>
                        <m:nor/>
                      </m:rPr>
                      <m:t>)</m:t>
                    </m:r>
                  </m:e>
                </m:mr>
                <m:m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e>
                        </m:d>
                      </m:den>
                    </m:f>
                  </m:e>
                  <m:e>
                    <m:r>
                      <m:rPr>
                        <m:nor/>
                      </m:rPr>
                      <m:t xml:space="preserve">(adults, </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m:rPr>
                        <m:nor/>
                      </m:rPr>
                      <m:t>)</m:t>
                    </m:r>
                  </m:e>
                </m:mr>
              </m:m>
            </m:e>
          </m:d>
          <m:r>
            <w:rPr>
              <w:rFonts w:ascii="Cambria Math" w:hAnsi="Cambria Math"/>
            </w:rPr>
            <m:t>  </m:t>
          </m:r>
          <m:d>
            <m:dPr>
              <m:ctrlPr>
                <w:rPr>
                  <w:rFonts w:ascii="Cambria Math" w:hAnsi="Cambria Math"/>
                </w:rPr>
              </m:ctrlPr>
            </m:dPr>
            <m:e>
              <m:r>
                <w:rPr>
                  <w:rFonts w:ascii="Cambria Math" w:hAnsi="Cambria Math"/>
                </w:rPr>
                <m:t>12</m:t>
              </m:r>
            </m:e>
          </m:d>
        </m:oMath>
      </m:oMathPara>
      <w:bookmarkEnd w:id="88"/>
    </w:p>
    <w:p w14:paraId="71E10711" w14:textId="77777777" w:rsidR="00CD34A8"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represents the strength of density-dependence in survival. In this model (and the </w:t>
      </w:r>
      <w:r>
        <w:rPr>
          <w:b/>
          <w:bCs/>
        </w:rPr>
        <w:t>envK</w:t>
      </w:r>
      <w:r>
        <w:t xml:space="preserve"> model described below), we estimate a similar density-dependence for fecundity, replacing </w:t>
      </w:r>
      <w:hyperlink w:anchor="eq-b6">
        <w:r>
          <w:rPr>
            <w:rStyle w:val="Hyperlink"/>
          </w:rPr>
          <w:t>Equation 6</w:t>
        </w:r>
      </w:hyperlink>
      <w:r>
        <w:t xml:space="preserve"> with the following:</w:t>
      </w:r>
    </w:p>
    <w:bookmarkStart w:id="89" w:name="eq-b10"/>
    <w:p w14:paraId="60D8FE20"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e>
              </m:d>
            </m:den>
          </m:f>
          <m:r>
            <w:rPr>
              <w:rFonts w:ascii="Cambria Math" w:hAnsi="Cambria Math"/>
            </w:rPr>
            <m:t>  </m:t>
          </m:r>
          <m:d>
            <m:dPr>
              <m:ctrlPr>
                <w:rPr>
                  <w:rFonts w:ascii="Cambria Math" w:hAnsi="Cambria Math"/>
                </w:rPr>
              </m:ctrlPr>
            </m:dPr>
            <m:e>
              <m:r>
                <w:rPr>
                  <w:rFonts w:ascii="Cambria Math" w:hAnsi="Cambria Math"/>
                </w:rPr>
                <m:t>13</m:t>
              </m:r>
            </m:e>
          </m:d>
        </m:oMath>
      </m:oMathPara>
      <w:bookmarkEnd w:id="89"/>
    </w:p>
    <w:p w14:paraId="7F9A01A4" w14:textId="77777777" w:rsidR="00CD34A8" w:rsidRDefault="00000000">
      <w:pPr>
        <w:pStyle w:val="FirstParagraph"/>
      </w:pPr>
      <w:r>
        <w:t xml:space="preserve">where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represents the strength of density-dependence in </w:t>
      </w:r>
      <w:commentRangeStart w:id="90"/>
      <w:r>
        <w:t>fecundity</w:t>
      </w:r>
      <w:commentRangeEnd w:id="90"/>
      <w:r w:rsidR="0000126F">
        <w:rPr>
          <w:rStyle w:val="CommentReference"/>
          <w:sz w:val="24"/>
          <w:szCs w:val="24"/>
        </w:rPr>
        <w:commentReference w:id="90"/>
      </w:r>
      <w:r>
        <w:t>.</w:t>
      </w:r>
    </w:p>
    <w:p w14:paraId="523DDF9F" w14:textId="77777777" w:rsidR="00CD34A8" w:rsidRDefault="00000000">
      <w:pPr>
        <w:pStyle w:val="BodyText"/>
      </w:pPr>
      <w:r>
        <w:t>Finally, it is possible that environmental variation could engender changes in carrying capacity rather than having a direct effect on survival. Our environment-K (</w:t>
      </w:r>
      <w:r>
        <w:rPr>
          <w:b/>
          <w:bCs/>
        </w:rPr>
        <w:t>envK</w:t>
      </w:r>
      <w:r>
        <w:t xml:space="preserve">) model is based on the formulation @stewart2023 used for understanding changes in gray whale survival. In the </w:t>
      </w:r>
      <w:r>
        <w:rPr>
          <w:b/>
          <w:bCs/>
        </w:rPr>
        <w:t>envK</w:t>
      </w:r>
      <w:r>
        <w:t xml:space="preserve"> model, we introduce time-varying carrying capacity for each feeding ground:</w:t>
      </w:r>
    </w:p>
    <w:bookmarkStart w:id="91" w:name="eq-b12"/>
    <w:p w14:paraId="2AB8B818" w14:textId="5E07FF3D"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y</m:t>
              </m:r>
            </m:sub>
            <m:sup>
              <m:r>
                <w:rPr>
                  <w:rFonts w:ascii="Cambria Math" w:hAnsi="Cambria Math"/>
                </w:rPr>
                <m:t>f</m:t>
              </m:r>
            </m:sup>
          </m:sSubSup>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K</m:t>
                  </m:r>
                </m:e>
                <m:sup>
                  <m:r>
                    <w:rPr>
                      <w:rFonts w:ascii="Cambria Math" w:hAnsi="Cambria Math"/>
                    </w:rPr>
                    <m:t>f</m:t>
                  </m:r>
                </m:sup>
              </m:sSup>
            </m:e>
          </m:acc>
          <m:r>
            <w:rPr>
              <w:rFonts w:ascii="Cambria Math" w:hAnsi="Cambria Math"/>
            </w:rPr>
            <m:t>exp</m:t>
          </m:r>
          <m:d>
            <m:dPr>
              <m:ctrlPr>
                <w:rPr>
                  <w:rFonts w:ascii="Cambria Math" w:hAnsi="Cambria Math"/>
                </w:rPr>
              </m:ctrlPr>
            </m:dPr>
            <m:e>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w:rPr>
                      <w:rFonts w:ascii="Cambria Math" w:hAnsi="Cambria Math"/>
                    </w:rPr>
                    <m:t>Υ</m:t>
                  </m:r>
                </m:e>
                <m:sub>
                  <m:r>
                    <w:rPr>
                      <w:rFonts w:ascii="Cambria Math" w:hAnsi="Cambria Math"/>
                    </w:rPr>
                    <m:t>y</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del w:id="92" w:author="Andre" w:date="2026-03-30T11:47:00Z" w16du:dateUtc="2026-03-30T18:47:00Z">
                      <w:rPr>
                        <w:rFonts w:ascii="Cambria Math" w:hAnsi="Cambria Math"/>
                      </w:rPr>
                      <m:t>ϵ</m:t>
                    </w:del>
                  </m:r>
                  <m:r>
                    <w:ins w:id="93" w:author="Andre" w:date="2026-03-30T11:47:00Z" w16du:dateUtc="2026-03-30T18:47:00Z">
                      <w:rPr>
                        <w:rFonts w:ascii="Cambria Math" w:hAnsi="Cambria Math"/>
                        <w:i/>
                      </w:rPr>
                      <w:sym w:font="Symbol" w:char="F068"/>
                    </w:ins>
                  </m:r>
                </m:e>
                <m:sub>
                  <m:r>
                    <w:rPr>
                      <w:rFonts w:ascii="Cambria Math" w:hAnsi="Cambria Math"/>
                    </w:rPr>
                    <m:t>y</m:t>
                  </m:r>
                </m:sub>
                <m:sup>
                  <m:r>
                    <w:rPr>
                      <w:rFonts w:ascii="Cambria Math" w:hAnsi="Cambria Math"/>
                    </w:rPr>
                    <m:t>f</m:t>
                  </m:r>
                </m:sup>
              </m:sSubSup>
            </m:e>
          </m:d>
          <m:r>
            <w:rPr>
              <w:rFonts w:ascii="Cambria Math" w:hAnsi="Cambria Math"/>
            </w:rPr>
            <m:t>  </m:t>
          </m:r>
          <m:d>
            <m:dPr>
              <m:ctrlPr>
                <w:rPr>
                  <w:rFonts w:ascii="Cambria Math" w:hAnsi="Cambria Math"/>
                </w:rPr>
              </m:ctrlPr>
            </m:dPr>
            <m:e>
              <m:r>
                <w:rPr>
                  <w:rFonts w:ascii="Cambria Math" w:hAnsi="Cambria Math"/>
                </w:rPr>
                <m:t>14</m:t>
              </m:r>
            </m:e>
          </m:d>
        </m:oMath>
      </m:oMathPara>
      <w:bookmarkEnd w:id="91"/>
    </w:p>
    <w:p w14:paraId="0B7B48B0" w14:textId="207473FA" w:rsidR="00CD34A8" w:rsidRDefault="00000000">
      <w:pPr>
        <w:pStyle w:val="FirstParagraph"/>
      </w:pPr>
      <w:r>
        <w:lastRenderedPageBreak/>
        <w:t>where</w:t>
      </w:r>
      <w:commentRangeStart w:id="94"/>
      <w:r>
        <w:t xml:space="preserve"> </w:t>
      </w:r>
      <m:oMath>
        <m:acc>
          <m:accPr>
            <m:chr m:val="‾"/>
            <m:ctrlPr>
              <w:rPr>
                <w:rFonts w:ascii="Cambria Math" w:hAnsi="Cambria Math"/>
              </w:rPr>
            </m:ctrlPr>
          </m:accPr>
          <m:e>
            <m:sSup>
              <m:sSupPr>
                <m:ctrlPr>
                  <w:rPr>
                    <w:rFonts w:ascii="Cambria Math" w:hAnsi="Cambria Math"/>
                  </w:rPr>
                </m:ctrlPr>
              </m:sSupPr>
              <m:e>
                <m:r>
                  <w:rPr>
                    <w:rFonts w:ascii="Cambria Math" w:hAnsi="Cambria Math"/>
                  </w:rPr>
                  <m:t>K</m:t>
                </m:r>
              </m:e>
              <m:sup>
                <m:r>
                  <w:rPr>
                    <w:rFonts w:ascii="Cambria Math" w:hAnsi="Cambria Math"/>
                  </w:rPr>
                  <m:t>f</m:t>
                </m:r>
              </m:sup>
            </m:sSup>
          </m:e>
        </m:acc>
      </m:oMath>
      <w:commentRangeEnd w:id="94"/>
      <w:r w:rsidR="0000126F">
        <w:rPr>
          <w:rStyle w:val="CommentReference"/>
          <w:sz w:val="24"/>
          <w:szCs w:val="24"/>
        </w:rPr>
        <w:commentReference w:id="94"/>
      </w:r>
      <w:r>
        <w:t xml:space="preserve"> is the estimate of long term mean carrying capacity for feeding ground </w:t>
      </w:r>
      <m:oMath>
        <m:r>
          <w:rPr>
            <w:rFonts w:ascii="Cambria Math" w:hAnsi="Cambria Math"/>
          </w:rPr>
          <m:t>f</m:t>
        </m:r>
      </m:oMath>
      <w:r>
        <w:t xml:space="preserve">, and the environmental index is defined as in </w:t>
      </w:r>
      <w:hyperlink w:anchor="eq-b11">
        <w:r>
          <w:rPr>
            <w:rStyle w:val="Hyperlink"/>
          </w:rPr>
          <w:t>Equation 11</w:t>
        </w:r>
      </w:hyperlink>
      <w:r>
        <w:t xml:space="preserve"> with </w:t>
      </w:r>
      <m:oMath>
        <m:sSubSup>
          <m:sSubSupPr>
            <m:ctrlPr>
              <w:rPr>
                <w:rFonts w:ascii="Cambria Math" w:hAnsi="Cambria Math"/>
              </w:rPr>
            </m:ctrlPr>
          </m:sSubSupPr>
          <m:e>
            <m:r>
              <w:del w:id="95" w:author="Andre" w:date="2026-03-30T11:47:00Z" w16du:dateUtc="2026-03-30T18:47:00Z">
                <w:rPr>
                  <w:rFonts w:ascii="Cambria Math" w:hAnsi="Cambria Math"/>
                </w:rPr>
                <m:t>ϵ</m:t>
              </w:del>
            </m:r>
            <m:r>
              <w:ins w:id="96" w:author="Andre" w:date="2026-03-30T11:47:00Z" w16du:dateUtc="2026-03-30T18:47:00Z">
                <w:rPr>
                  <w:rFonts w:ascii="Cambria Math" w:hAnsi="Cambria Math"/>
                  <w:i/>
                </w:rPr>
                <w:sym w:font="Symbol" w:char="F068"/>
              </w:ins>
            </m:r>
          </m:e>
          <m:sub>
            <m:r>
              <w:rPr>
                <w:rFonts w:ascii="Cambria Math" w:hAnsi="Cambria Math"/>
              </w:rPr>
              <m:t>y</m:t>
            </m:r>
          </m:sub>
          <m:sup>
            <m:r>
              <w:rPr>
                <w:rFonts w:ascii="Cambria Math" w:hAnsi="Cambria Math"/>
              </w:rPr>
              <m:t>f</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d>
      </m:oMath>
      <w:r>
        <w:t xml:space="preserve">. The </w:t>
      </w:r>
      <w:r>
        <w:rPr>
          <w:b/>
          <w:bCs/>
        </w:rPr>
        <w:t>envK</w:t>
      </w:r>
      <w:r>
        <w:t xml:space="preserve"> model then uses </w:t>
      </w:r>
      <w:hyperlink w:anchor="eq-b9">
        <w:r>
          <w:rPr>
            <w:rStyle w:val="Hyperlink"/>
          </w:rPr>
          <w:t>Equation 12</w:t>
        </w:r>
      </w:hyperlink>
      <w:r>
        <w:t xml:space="preserve"> and </w:t>
      </w:r>
      <w:hyperlink w:anchor="eq-b10">
        <w:r>
          <w:rPr>
            <w:rStyle w:val="Hyperlink"/>
          </w:rPr>
          <w:t>Equation 13</w:t>
        </w:r>
      </w:hyperlink>
      <w:r>
        <w:t xml:space="preserve"> to calculate survival and fecundity, respectively.</w:t>
      </w:r>
    </w:p>
    <w:p w14:paraId="13A044DB" w14:textId="77777777" w:rsidR="00CD34A8" w:rsidRDefault="00000000">
      <w:pPr>
        <w:pStyle w:val="Heading3"/>
      </w:pPr>
      <w:bookmarkStart w:id="97" w:name="environmental-variable-selection"/>
      <w:bookmarkEnd w:id="67"/>
      <w:r>
        <w:t>Environmental variable selection</w:t>
      </w:r>
    </w:p>
    <w:p w14:paraId="067E52E3" w14:textId="77777777" w:rsidR="00CD34A8" w:rsidRDefault="00000000">
      <w:pPr>
        <w:pStyle w:val="FirstParagraph"/>
      </w:pPr>
      <w:r>
        <w:t>We used a variable selection process to select which combination of the five environmental covariates resulted in the most parsimonious model, balancing model fit with model complexity (number of parameters). We fit the model (see below) for every possible combination of the five environmental covariates (</w:t>
      </w:r>
      <m:oMath>
        <m:r>
          <w:rPr>
            <w:rFonts w:ascii="Cambria Math" w:hAnsi="Cambria Math"/>
          </w:rPr>
          <m:t>n</m:t>
        </m:r>
      </m:oMath>
      <w:r>
        <w:t xml:space="preserve">=31), and selected the set of covariates that minimized the value </w:t>
      </w:r>
      <m:oMath>
        <m:r>
          <w:rPr>
            <w:rFonts w:ascii="Cambria Math" w:hAnsi="Cambria Math"/>
          </w:rPr>
          <m:t>2P</m:t>
        </m:r>
        <m:r>
          <m:rPr>
            <m:sty m:val="p"/>
          </m:rPr>
          <w:rPr>
            <w:rFonts w:ascii="Cambria Math" w:hAnsi="Cambria Math"/>
          </w:rPr>
          <m:t>-</m:t>
        </m:r>
        <m:r>
          <w:rPr>
            <w:rFonts w:ascii="Cambria Math" w:hAnsi="Cambria Math"/>
          </w:rPr>
          <m:t>2Γ</m:t>
        </m:r>
      </m:oMath>
      <w:r>
        <w:t xml:space="preserve">, where </w:t>
      </w:r>
      <m:oMath>
        <m:r>
          <w:rPr>
            <w:rFonts w:ascii="Cambria Math" w:hAnsi="Cambria Math"/>
          </w:rPr>
          <m:t>P</m:t>
        </m:r>
      </m:oMath>
      <w:r>
        <w:t xml:space="preserve"> is the number of environmental parameters (one per feeding ground per environmental covariate) and </w:t>
      </w:r>
      <m:oMath>
        <m:r>
          <w:rPr>
            <w:rFonts w:ascii="Cambria Math" w:hAnsi="Cambria Math"/>
          </w:rPr>
          <m:t>Γ</m:t>
        </m:r>
      </m:oMath>
      <w:r>
        <w:t xml:space="preserve"> is the summed log likelihood of the survival deviates </w:t>
      </w:r>
      <w:commentRangeStart w:id="98"/>
      <w:r>
        <w:t xml:space="preserve">given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w:t>
      </w:r>
      <w:commentRangeEnd w:id="98"/>
      <w:r w:rsidR="0000126F">
        <w:rPr>
          <w:rStyle w:val="CommentReference"/>
          <w:sz w:val="24"/>
          <w:szCs w:val="24"/>
        </w:rPr>
        <w:commentReference w:id="98"/>
      </w:r>
      <w:r>
        <w:t xml:space="preserve"> To retain comparability among models, we performed this selection exercise with the </w:t>
      </w:r>
      <w:r>
        <w:rPr>
          <w:b/>
          <w:bCs/>
        </w:rPr>
        <w:t>rS</w:t>
      </w:r>
      <w:r>
        <w:t xml:space="preserve"> model, then used the selected variables to fit the other three models.</w:t>
      </w:r>
    </w:p>
    <w:p w14:paraId="373E9353" w14:textId="77777777" w:rsidR="00CD34A8" w:rsidRDefault="00000000">
      <w:pPr>
        <w:pStyle w:val="Heading2"/>
      </w:pPr>
      <w:bookmarkStart w:id="99" w:name="observation-model"/>
      <w:bookmarkEnd w:id="43"/>
      <w:bookmarkEnd w:id="97"/>
      <w:r>
        <w:t>Observation Model</w:t>
      </w:r>
    </w:p>
    <w:p w14:paraId="76A6AE37" w14:textId="77777777" w:rsidR="00CD34A8" w:rsidRDefault="00000000">
      <w:pPr>
        <w:pStyle w:val="FirstParagraph"/>
      </w:pPr>
      <w:commentRangeStart w:id="100"/>
      <w:r>
        <w:t>Generically, the observations of absolute abundance described above are linked to the population model as:</w:t>
      </w:r>
    </w:p>
    <w:bookmarkStart w:id="101" w:name="eq-b13"/>
    <w:p w14:paraId="737676BA" w14:textId="77777777" w:rsidR="00CD34A8"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y</m:t>
              </m:r>
            </m:sub>
          </m:sSub>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e>
          </m:d>
          <m:r>
            <w:rPr>
              <w:rFonts w:ascii="Cambria Math" w:hAnsi="Cambria Math"/>
            </w:rPr>
            <m:t>  </m:t>
          </m:r>
          <m:d>
            <m:dPr>
              <m:ctrlPr>
                <w:rPr>
                  <w:rFonts w:ascii="Cambria Math" w:hAnsi="Cambria Math"/>
                </w:rPr>
              </m:ctrlPr>
            </m:dPr>
            <m:e>
              <m:r>
                <w:rPr>
                  <w:rFonts w:ascii="Cambria Math" w:hAnsi="Cambria Math"/>
                </w:rPr>
                <m:t>15</m:t>
              </m:r>
            </m:e>
          </m:d>
        </m:oMath>
      </m:oMathPara>
      <w:bookmarkEnd w:id="101"/>
    </w:p>
    <w:p w14:paraId="22B5BC6D" w14:textId="77777777" w:rsidR="00CD34A8" w:rsidRDefault="0000000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an estimate of abundance (i.e., observation) in year </w:t>
      </w:r>
      <m:oMath>
        <m:r>
          <w:rPr>
            <w:rFonts w:ascii="Cambria Math" w:hAnsi="Cambria Math"/>
          </w:rPr>
          <m:t>y</m:t>
        </m:r>
      </m:oMath>
      <w:r>
        <w:t xml:space="preserve"> with standard deviation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oMath>
      <w:r>
        <w:t xml:space="preserve"> (Table SX). Each estimate is normally distributed with mean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model-estimated abundance. We use this generic form for abundance estimates linked to different age groups (age-0+ or age-1+), and for observations collected on breeding or feeding grounds (i.e.,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in </w:t>
      </w:r>
      <w:hyperlink w:anchor="eq-b13">
        <w:r>
          <w:rPr>
            <w:rStyle w:val="Hyperlink"/>
          </w:rPr>
          <w:t>Equation 15</w:t>
        </w:r>
      </w:hyperlink>
      <w:r>
        <w:t xml:space="preserve"> can represent total abundance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breeding ground abundance </w:t>
      </w:r>
      <m:oMath>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b</m:t>
            </m:r>
          </m:sup>
        </m:sSubSup>
      </m:oMath>
      <w:r>
        <w:t xml:space="preserve">, or feeding ground abundance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sub>
          <m:sup>
            <m:r>
              <w:rPr>
                <w:rFonts w:ascii="Cambria Math" w:hAnsi="Cambria Math"/>
              </w:rPr>
              <m:t>f</m:t>
            </m:r>
          </m:sup>
        </m:sSubSup>
      </m:oMath>
      <w:r>
        <w:t>).</w:t>
      </w:r>
    </w:p>
    <w:p w14:paraId="310A6901" w14:textId="77777777" w:rsidR="00CD34A8" w:rsidRDefault="00000000">
      <w:pPr>
        <w:pStyle w:val="BodyText"/>
      </w:pPr>
      <w:r>
        <w:t>The observations of relative abundance are represented in a similar way,</w:t>
      </w:r>
    </w:p>
    <w:bookmarkStart w:id="102" w:name="eq-b14"/>
    <w:p w14:paraId="776B292C" w14:textId="77777777" w:rsidR="00CD34A8"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y</m:t>
              </m:r>
            </m:sub>
          </m:sSub>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e>
          </m:d>
          <m:r>
            <w:rPr>
              <w:rFonts w:ascii="Cambria Math" w:hAnsi="Cambria Math"/>
            </w:rPr>
            <m:t>  </m:t>
          </m:r>
          <m:d>
            <m:dPr>
              <m:ctrlPr>
                <w:rPr>
                  <w:rFonts w:ascii="Cambria Math" w:hAnsi="Cambria Math"/>
                </w:rPr>
              </m:ctrlPr>
            </m:dPr>
            <m:e>
              <m:r>
                <w:rPr>
                  <w:rFonts w:ascii="Cambria Math" w:hAnsi="Cambria Math"/>
                </w:rPr>
                <m:t>16</m:t>
              </m:r>
            </m:e>
          </m:d>
        </m:oMath>
      </m:oMathPara>
      <w:bookmarkEnd w:id="102"/>
    </w:p>
    <w:p w14:paraId="651766B5" w14:textId="77777777" w:rsidR="00CD34A8" w:rsidRDefault="00000000">
      <w:pPr>
        <w:pStyle w:val="FirstParagraph"/>
      </w:pPr>
      <w:r>
        <w:t xml:space="preserve">where </w:t>
      </w:r>
      <m:oMath>
        <m:sSub>
          <m:sSubPr>
            <m:ctrlPr>
              <w:rPr>
                <w:rFonts w:ascii="Cambria Math" w:hAnsi="Cambria Math"/>
              </w:rPr>
            </m:ctrlPr>
          </m:sSubPr>
          <m:e>
            <m:r>
              <w:rPr>
                <w:rFonts w:ascii="Cambria Math" w:hAnsi="Cambria Math"/>
              </w:rPr>
              <m:t>q</m:t>
            </m:r>
          </m:e>
          <m:sub>
            <m:r>
              <w:rPr>
                <w:rFonts w:ascii="Cambria Math" w:hAnsi="Cambria Math"/>
              </w:rPr>
              <m:t>x</m:t>
            </m:r>
          </m:sub>
        </m:sSub>
      </m:oMath>
      <w:r>
        <w:t xml:space="preserve"> is the constant of proportionality (i.e., survey bias) associated with the relative index of abundance that scales each survey </w:t>
      </w:r>
      <m:oMath>
        <m:r>
          <w:rPr>
            <w:rFonts w:ascii="Cambria Math" w:hAnsi="Cambria Math"/>
          </w:rPr>
          <m:t>x</m:t>
        </m:r>
      </m:oMath>
      <w:r>
        <w:t xml:space="preserve"> from relative to absolute. Maximum likelihood values of </w:t>
      </w:r>
      <m:oMath>
        <m:sSub>
          <m:sSubPr>
            <m:ctrlPr>
              <w:rPr>
                <w:rFonts w:ascii="Cambria Math" w:hAnsi="Cambria Math"/>
              </w:rPr>
            </m:ctrlPr>
          </m:sSubPr>
          <m:e>
            <m:r>
              <w:rPr>
                <w:rFonts w:ascii="Cambria Math" w:hAnsi="Cambria Math"/>
              </w:rPr>
              <m:t>q</m:t>
            </m:r>
          </m:e>
          <m:sub>
            <m:r>
              <w:rPr>
                <w:rFonts w:ascii="Cambria Math" w:hAnsi="Cambria Math"/>
              </w:rPr>
              <m:t>x</m:t>
            </m:r>
          </m:sub>
        </m:sSub>
      </m:oMath>
      <w:r>
        <w:t xml:space="preserve"> are calculated analytically in the model.</w:t>
      </w:r>
    </w:p>
    <w:p w14:paraId="4DCC12FB" w14:textId="77777777" w:rsidR="00CD34A8" w:rsidRDefault="00000000">
      <w:pPr>
        <w:pStyle w:val="BodyText"/>
      </w:pPr>
      <w:r>
        <w:t xml:space="preserve">The proportion of breeding ground </w:t>
      </w:r>
      <m:oMath>
        <m:r>
          <w:rPr>
            <w:rFonts w:ascii="Cambria Math" w:hAnsi="Cambria Math"/>
          </w:rPr>
          <m:t>b</m:t>
        </m:r>
      </m:oMath>
      <w:r>
        <w:t xml:space="preserve"> animals that migrate to feeding ground </w:t>
      </w:r>
      <m:oMath>
        <m:r>
          <w:rPr>
            <w:rFonts w:ascii="Cambria Math" w:hAnsi="Cambria Math"/>
          </w:rPr>
          <m:t>f</m:t>
        </m:r>
      </m:oMath>
      <w:r>
        <w:t xml:space="preserve"> in year </w:t>
      </w:r>
      <m:oMath>
        <m:r>
          <w:rPr>
            <w:rFonts w:ascii="Cambria Math" w:hAnsi="Cambria Math"/>
          </w:rPr>
          <m:t>y</m:t>
        </m:r>
      </m:oMath>
      <w:r>
        <w:t xml:space="preserve"> is:</w:t>
      </w:r>
    </w:p>
    <w:bookmarkStart w:id="103" w:name="eq-b15"/>
    <w:p w14:paraId="2901103C" w14:textId="77777777" w:rsidR="00CD34A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ρ</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sup>
          </m:sSubSup>
          <m:r>
            <w:rPr>
              <w:rFonts w:ascii="Cambria Math" w:hAnsi="Cambria Math"/>
            </w:rPr>
            <m:t>  </m:t>
          </m:r>
          <m:d>
            <m:dPr>
              <m:ctrlPr>
                <w:rPr>
                  <w:rFonts w:ascii="Cambria Math" w:hAnsi="Cambria Math"/>
                </w:rPr>
              </m:ctrlPr>
            </m:dPr>
            <m:e>
              <m:r>
                <w:rPr>
                  <w:rFonts w:ascii="Cambria Math" w:hAnsi="Cambria Math"/>
                </w:rPr>
                <m:t>17</m:t>
              </m:r>
            </m:e>
          </m:d>
        </m:oMath>
      </m:oMathPara>
      <w:bookmarkEnd w:id="103"/>
    </w:p>
    <w:p w14:paraId="28D89A9A" w14:textId="77777777" w:rsidR="00CD34A8" w:rsidRDefault="00000000">
      <w:pPr>
        <w:pStyle w:val="FirstParagraph"/>
      </w:pPr>
      <w:r>
        <w:t>with a similar calculation for the reverse migration from feeding to breeding grounds. These proportions together form the mixing estimates—both forward and reverse apportionment of animals between breeding and feeding grounds. The mixing estimates are assumed to be Dirichlet-distributed based on the observations from both mixing datasets (genetics and mark-recapture).</w:t>
      </w:r>
      <w:commentRangeEnd w:id="100"/>
      <w:r w:rsidR="00EA479F">
        <w:rPr>
          <w:rStyle w:val="CommentReference"/>
          <w:sz w:val="24"/>
          <w:szCs w:val="24"/>
        </w:rPr>
        <w:commentReference w:id="100"/>
      </w:r>
    </w:p>
    <w:p w14:paraId="18AFC064" w14:textId="77777777" w:rsidR="00CD34A8" w:rsidRDefault="00000000">
      <w:pPr>
        <w:pStyle w:val="BodyText"/>
      </w:pPr>
      <w:r>
        <w:rPr>
          <w:i/>
          <w:iCs/>
        </w:rPr>
        <w:lastRenderedPageBreak/>
        <w:t>need to finish this and explain the Dirichlet calculation and sample size</w:t>
      </w:r>
    </w:p>
    <w:p w14:paraId="297489E1" w14:textId="77777777" w:rsidR="00CD34A8" w:rsidRDefault="00000000">
      <w:pPr>
        <w:pStyle w:val="BodyText"/>
      </w:pPr>
      <w:r>
        <w:t>Note that in the model, removals are fixed (i.e., we use the removals data in the model, but they do not enter the observation model). This decision was made to improve identifiability and reduce the total number of estimated parameters.</w:t>
      </w:r>
    </w:p>
    <w:p w14:paraId="76DA5680" w14:textId="77777777" w:rsidR="00CD34A8" w:rsidRDefault="00000000">
      <w:pPr>
        <w:pStyle w:val="Heading2"/>
      </w:pPr>
      <w:bookmarkStart w:id="104" w:name="estimation"/>
      <w:bookmarkEnd w:id="99"/>
      <w:r>
        <w:t>Estimation</w:t>
      </w:r>
    </w:p>
    <w:p w14:paraId="31355D91" w14:textId="1BCA4C6E" w:rsidR="00CD34A8" w:rsidRDefault="00000000">
      <w:pPr>
        <w:pStyle w:val="FirstParagraph"/>
      </w:pPr>
      <w:r>
        <w:t xml:space="preserve">The key estimated parameters in the model include maximum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carrying capacity for each breeding ground </w:t>
      </w:r>
      <m:oMath>
        <m:sSup>
          <m:sSupPr>
            <m:ctrlPr>
              <w:rPr>
                <w:rFonts w:ascii="Cambria Math" w:hAnsi="Cambria Math"/>
              </w:rPr>
            </m:ctrlPr>
          </m:sSupPr>
          <m:e>
            <m:r>
              <w:rPr>
                <w:rFonts w:ascii="Cambria Math" w:hAnsi="Cambria Math"/>
              </w:rPr>
              <m:t>K</m:t>
            </m:r>
          </m:e>
          <m:sup>
            <m:r>
              <w:rPr>
                <w:rFonts w:ascii="Cambria Math" w:hAnsi="Cambria Math"/>
              </w:rPr>
              <m:t>b</m:t>
            </m:r>
          </m:sup>
        </m:sSup>
      </m:oMath>
      <w:r>
        <w:t xml:space="preserve">, the relative depletion of each stock at the </w:t>
      </w:r>
      <w:del w:id="105" w:author="Andre" w:date="2026-03-30T11:51:00Z" w16du:dateUtc="2026-03-30T18:51:00Z">
        <w:r w:rsidDel="0000126F">
          <w:delText xml:space="preserve">beginning </w:delText>
        </w:r>
      </w:del>
      <w:ins w:id="106" w:author="Andre" w:date="2026-03-30T11:51:00Z" w16du:dateUtc="2026-03-30T18:51:00Z">
        <w:r w:rsidR="0000126F">
          <w:t>str\art</w:t>
        </w:r>
        <w:r w:rsidR="0000126F">
          <w:t xml:space="preserve"> </w:t>
        </w:r>
      </w:ins>
      <w:r>
        <w:t xml:space="preserve">of the modeled period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sub>
          <m:sup>
            <m:r>
              <w:rPr>
                <w:rFonts w:ascii="Cambria Math" w:hAnsi="Cambria Math"/>
              </w:rPr>
              <m:t>b</m:t>
            </m:r>
          </m:sup>
        </m:sSub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b</m:t>
            </m:r>
          </m:sup>
        </m:sSup>
      </m:oMath>
      <w:commentRangeStart w:id="107"/>
      <w:r>
        <w:t xml:space="preserve">, the mixing proportions, the annual survival deviations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(or carrying capacity deviations in the case of the </w:t>
      </w:r>
      <w:r>
        <w:rPr>
          <w:b/>
          <w:bCs/>
        </w:rPr>
        <w:t>envK</w:t>
      </w:r>
      <w:r>
        <w:t xml:space="preserve"> model), the Beverton-Holt density-dependence parameters for the </w:t>
      </w:r>
      <w:r>
        <w:rPr>
          <w:b/>
          <w:bCs/>
        </w:rPr>
        <w:t>ddOnly</w:t>
      </w:r>
      <w:r>
        <w:t xml:space="preserve"> and </w:t>
      </w:r>
      <w:r>
        <w:rPr>
          <w:b/>
          <w:bCs/>
        </w:rPr>
        <w:t>envK</w:t>
      </w:r>
      <w:r>
        <w:t xml:space="preserve"> models, and the coefficients of the environmental index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oMath>
      <w:commentRangeEnd w:id="107"/>
      <w:r w:rsidR="00EA479F">
        <w:rPr>
          <w:rStyle w:val="CommentReference"/>
          <w:sz w:val="24"/>
          <w:szCs w:val="24"/>
        </w:rPr>
        <w:commentReference w:id="107"/>
      </w:r>
      <w:r>
        <w:t>. In addition, the sampling coefficients of variation reported in the data appear to be very low for three of the observed time series of abundance, so we introduce additional variance parameters for estimates of absolute abundance for the SBC+WA and OR+CA feeding grounds and the relative index of abundance for the GOA feeding ground. Vague or flat priors were used for all parameters.</w:t>
      </w:r>
    </w:p>
    <w:p w14:paraId="67536142" w14:textId="77777777" w:rsidR="00CD34A8" w:rsidRDefault="00000000">
      <w:pPr>
        <w:pStyle w:val="BodyText"/>
      </w:pPr>
      <w:r>
        <w:rPr>
          <w:i/>
          <w:iCs/>
        </w:rPr>
        <w:t>maybe more about priors</w:t>
      </w:r>
      <w:r>
        <w:t>.</w:t>
      </w:r>
    </w:p>
    <w:p w14:paraId="04C71C2A" w14:textId="77777777" w:rsidR="00CD34A8" w:rsidRDefault="00000000">
      <w:pPr>
        <w:pStyle w:val="BodyText"/>
      </w:pPr>
      <w:r>
        <w:t xml:space="preserve">Because of a sparsity of abundance data for the RUS+WAL zone, the models could not estimate time-varying survival for that zone. Furthermore, for the </w:t>
      </w:r>
      <w:commentRangeStart w:id="108"/>
      <w:r>
        <w:rPr>
          <w:b/>
          <w:bCs/>
        </w:rPr>
        <w:t>envK</w:t>
      </w:r>
      <w:commentRangeEnd w:id="108"/>
      <w:r w:rsidR="00EA479F">
        <w:rPr>
          <w:rStyle w:val="CommentReference"/>
          <w:sz w:val="24"/>
          <w:szCs w:val="24"/>
        </w:rPr>
        <w:commentReference w:id="108"/>
      </w:r>
      <w:r>
        <w:t xml:space="preserve"> model, we estimate time-varying carrying capacity for the Alaska zones only (EAL+BER, GOA, and SEA+NBC). All other zones in the </w:t>
      </w:r>
      <w:r>
        <w:rPr>
          <w:b/>
          <w:bCs/>
        </w:rPr>
        <w:t>envK</w:t>
      </w:r>
      <w:r>
        <w:t xml:space="preserve"> model are subject to Beverton-Holt density-dependence only.</w:t>
      </w:r>
    </w:p>
    <w:p w14:paraId="65901C0C" w14:textId="77777777" w:rsidR="00CD34A8" w:rsidRDefault="00000000">
      <w:pPr>
        <w:pStyle w:val="BodyText"/>
      </w:pPr>
      <w:r>
        <w:t xml:space="preserve">The model is written in </w:t>
      </w:r>
      <w:r>
        <w:rPr>
          <w:i/>
          <w:iCs/>
        </w:rPr>
        <w:t>RTMB</w:t>
      </w:r>
      <w:r>
        <w:t xml:space="preserve"> [@rtmb] but passed to Stan for </w:t>
      </w:r>
      <w:commentRangeStart w:id="109"/>
      <w:r>
        <w:t xml:space="preserve">Bayesian MCMC </w:t>
      </w:r>
      <w:commentRangeEnd w:id="109"/>
      <w:r w:rsidR="00EA479F">
        <w:rPr>
          <w:rStyle w:val="CommentReference"/>
          <w:sz w:val="24"/>
          <w:szCs w:val="24"/>
        </w:rPr>
        <w:commentReference w:id="109"/>
      </w:r>
      <w:r>
        <w:t xml:space="preserve">sampling using </w:t>
      </w:r>
      <w:r>
        <w:rPr>
          <w:i/>
          <w:iCs/>
        </w:rPr>
        <w:t>rstan</w:t>
      </w:r>
      <w:r>
        <w:t xml:space="preserve"> and </w:t>
      </w:r>
      <w:r>
        <w:rPr>
          <w:i/>
          <w:iCs/>
        </w:rPr>
        <w:t>tmbstan</w:t>
      </w:r>
      <w:r>
        <w:t xml:space="preserve"> [@rstan;@tmbstan]. We ran each of the four models (</w:t>
      </w:r>
      <w:r>
        <w:rPr>
          <w:b/>
          <w:bCs/>
        </w:rPr>
        <w:t>rS, ddOnly</w:t>
      </w:r>
      <w:r>
        <w:t xml:space="preserve">, </w:t>
      </w:r>
      <w:r>
        <w:rPr>
          <w:b/>
          <w:bCs/>
        </w:rPr>
        <w:t>envS</w:t>
      </w:r>
      <w:r>
        <w:t xml:space="preserve">, and </w:t>
      </w:r>
      <w:r>
        <w:rPr>
          <w:b/>
          <w:bCs/>
        </w:rPr>
        <w:t>envK</w:t>
      </w:r>
      <w:r>
        <w:t>) with four chains of 10,000 iterations each. We used standard diagnostics to assess model convergence. Specifically, we visually inspected trace plots for adequate chain mixing, ensured that the model did not have divergent transitions, that each estimated parameter had an effective sample size &gt;1500 for all fitted parameters, and that the Gelman-Rubin convergence diagnostic (R-hat) was less than 1.01. Model fit was assessed based on the fits to the various indices of abundance.</w:t>
      </w:r>
    </w:p>
    <w:p w14:paraId="6490D951" w14:textId="77777777" w:rsidR="00CD34A8" w:rsidRDefault="00000000">
      <w:pPr>
        <w:pStyle w:val="BodyText"/>
      </w:pPr>
      <w:r>
        <w:rPr>
          <w:i/>
          <w:iCs/>
        </w:rPr>
        <w:t xml:space="preserve">maybe need more about assessing model </w:t>
      </w:r>
      <w:commentRangeStart w:id="110"/>
      <w:r>
        <w:rPr>
          <w:i/>
          <w:iCs/>
        </w:rPr>
        <w:t>fit</w:t>
      </w:r>
      <w:bookmarkEnd w:id="0"/>
      <w:bookmarkEnd w:id="104"/>
      <w:commentRangeEnd w:id="110"/>
      <w:r w:rsidR="00EA479F">
        <w:rPr>
          <w:rStyle w:val="CommentReference"/>
          <w:sz w:val="24"/>
          <w:szCs w:val="24"/>
        </w:rPr>
        <w:commentReference w:id="110"/>
      </w:r>
    </w:p>
    <w:sectPr w:rsidR="00CD34A8">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ndre" w:date="2026-03-30T11:32:00Z" w:initials="A">
    <w:p w14:paraId="20074E3B" w14:textId="77777777" w:rsidR="008D0CE1" w:rsidRDefault="008D0CE1" w:rsidP="008D0CE1">
      <w:pPr>
        <w:pStyle w:val="CommentText"/>
      </w:pPr>
      <w:r>
        <w:rPr>
          <w:rStyle w:val="CommentReference"/>
        </w:rPr>
        <w:annotationRef/>
      </w:r>
      <w:r>
        <w:t>You might explain why this stock structure was assumed given the four</w:t>
      </w:r>
    </w:p>
  </w:comment>
  <w:comment w:id="37" w:author="Andre" w:date="2026-03-30T11:37:00Z" w:initials="A">
    <w:p w14:paraId="30420DA0" w14:textId="77777777" w:rsidR="008D0CE1" w:rsidRDefault="008D0CE1" w:rsidP="008D0CE1">
      <w:pPr>
        <w:pStyle w:val="CommentText"/>
      </w:pPr>
      <w:r>
        <w:rPr>
          <w:rStyle w:val="CommentReference"/>
        </w:rPr>
        <w:annotationRef/>
      </w:r>
      <w:r>
        <w:t>“the” - it is the same</w:t>
      </w:r>
    </w:p>
  </w:comment>
  <w:comment w:id="40" w:author="Andre" w:date="2026-03-30T11:38:00Z" w:initials="A">
    <w:p w14:paraId="2D6A3C52" w14:textId="77777777" w:rsidR="008D0CE1" w:rsidRDefault="008D0CE1" w:rsidP="008D0CE1">
      <w:pPr>
        <w:pStyle w:val="CommentText"/>
      </w:pPr>
      <w:r>
        <w:rPr>
          <w:rStyle w:val="CommentReference"/>
        </w:rPr>
        <w:annotationRef/>
      </w:r>
      <w:r>
        <w:t>There needs to be a section on what we know of environmental drivers of humpback population dynamics.</w:t>
      </w:r>
    </w:p>
  </w:comment>
  <w:comment w:id="42" w:author="Andre" w:date="2026-03-30T11:39:00Z" w:initials="A">
    <w:p w14:paraId="6B990C99" w14:textId="77777777" w:rsidR="008D0CE1" w:rsidRDefault="008D0CE1" w:rsidP="008D0CE1">
      <w:pPr>
        <w:pStyle w:val="CommentText"/>
      </w:pPr>
      <w:r>
        <w:rPr>
          <w:rStyle w:val="CommentReference"/>
        </w:rPr>
        <w:annotationRef/>
      </w:r>
      <w:r>
        <w:t>Explain how you averaged over time within year and space.</w:t>
      </w:r>
    </w:p>
  </w:comment>
  <w:comment w:id="66" w:author="Andre" w:date="2026-03-30T11:43:00Z" w:initials="A">
    <w:p w14:paraId="4CF599CC" w14:textId="77777777" w:rsidR="0000126F" w:rsidRDefault="0000126F" w:rsidP="0000126F">
      <w:pPr>
        <w:pStyle w:val="CommentText"/>
      </w:pPr>
      <w:r>
        <w:rPr>
          <w:rStyle w:val="CommentReference"/>
        </w:rPr>
        <w:annotationRef/>
      </w:r>
      <w:r>
        <w:t>This is a positive or negative number as S(bf)(ym1+) so M is not really “excess” mortlairt</w:t>
      </w:r>
    </w:p>
  </w:comment>
  <w:comment w:id="68" w:author="Andre" w:date="2026-03-30T11:49:00Z" w:initials="A">
    <w:p w14:paraId="26CA73CC" w14:textId="77777777" w:rsidR="0000126F" w:rsidRDefault="0000126F" w:rsidP="0000126F">
      <w:pPr>
        <w:pStyle w:val="CommentText"/>
      </w:pPr>
      <w:r>
        <w:rPr>
          <w:rStyle w:val="CommentReference"/>
        </w:rPr>
        <w:annotationRef/>
      </w:r>
      <w:r>
        <w:t>A table comparing the options would be good</w:t>
      </w:r>
    </w:p>
  </w:comment>
  <w:comment w:id="71" w:author="Andre" w:date="2026-03-30T11:50:00Z" w:initials="A">
    <w:p w14:paraId="6CFF43B6" w14:textId="77777777" w:rsidR="0000126F" w:rsidRDefault="0000126F" w:rsidP="0000126F">
      <w:pPr>
        <w:pStyle w:val="CommentText"/>
      </w:pPr>
      <w:r>
        <w:rPr>
          <w:rStyle w:val="CommentReference"/>
        </w:rPr>
        <w:annotationRef/>
      </w:r>
      <w:r>
        <w:t>What about the model where the environmental data provide an index of eps. This would be model 5</w:t>
      </w:r>
    </w:p>
  </w:comment>
  <w:comment w:id="74" w:author="Andre" w:date="2026-03-30T11:48:00Z" w:initials="A">
    <w:p w14:paraId="6D415741" w14:textId="77777777" w:rsidR="0000126F" w:rsidRDefault="0000126F" w:rsidP="0000126F">
      <w:pPr>
        <w:pStyle w:val="CommentText"/>
      </w:pPr>
      <w:r>
        <w:rPr>
          <w:rStyle w:val="CommentReference"/>
        </w:rPr>
        <w:annotationRef/>
      </w:r>
      <w:r>
        <w:t>Linear only</w:t>
      </w:r>
    </w:p>
  </w:comment>
  <w:comment w:id="87" w:author="Andre" w:date="2026-03-30T11:46:00Z" w:initials="A">
    <w:p w14:paraId="755A5A82" w14:textId="77777777" w:rsidR="0000126F" w:rsidRDefault="0000126F" w:rsidP="0000126F">
      <w:pPr>
        <w:pStyle w:val="CommentText"/>
      </w:pPr>
      <w:r>
        <w:rPr>
          <w:rStyle w:val="CommentReference"/>
        </w:rPr>
        <w:annotationRef/>
      </w:r>
      <w:r>
        <w:t>Is this the same Kf used for recunfity</w:t>
      </w:r>
    </w:p>
  </w:comment>
  <w:comment w:id="90" w:author="Andre" w:date="2026-03-30T11:47:00Z" w:initials="A">
    <w:p w14:paraId="29E4E20E" w14:textId="77777777" w:rsidR="0000126F" w:rsidRDefault="0000126F" w:rsidP="0000126F">
      <w:pPr>
        <w:pStyle w:val="CommentText"/>
      </w:pPr>
      <w:r>
        <w:rPr>
          <w:rStyle w:val="CommentReference"/>
        </w:rPr>
        <w:annotationRef/>
      </w:r>
      <w:r>
        <w:t>You can parameterize Eqn 13 in terms f0 and fmax - so for Eqn 2</w:t>
      </w:r>
    </w:p>
  </w:comment>
  <w:comment w:id="94" w:author="Andre" w:date="2026-03-30T11:47:00Z" w:initials="A">
    <w:p w14:paraId="16002820" w14:textId="77777777" w:rsidR="0000126F" w:rsidRDefault="0000126F" w:rsidP="0000126F">
      <w:pPr>
        <w:pStyle w:val="CommentText"/>
      </w:pPr>
      <w:r>
        <w:rPr>
          <w:rStyle w:val="CommentReference"/>
        </w:rPr>
        <w:annotationRef/>
      </w:r>
      <w:r>
        <w:t>1+</w:t>
      </w:r>
    </w:p>
  </w:comment>
  <w:comment w:id="98" w:author="Andre" w:date="2026-03-30T11:49:00Z" w:initials="A">
    <w:p w14:paraId="34EEA22C" w14:textId="77777777" w:rsidR="0000126F" w:rsidRDefault="0000126F" w:rsidP="0000126F">
      <w:pPr>
        <w:pStyle w:val="CommentText"/>
      </w:pPr>
      <w:r>
        <w:rPr>
          <w:rStyle w:val="CommentReference"/>
        </w:rPr>
        <w:annotationRef/>
      </w:r>
      <w:r>
        <w:t>Not estimated so this remains penalized likelihood</w:t>
      </w:r>
    </w:p>
  </w:comment>
  <w:comment w:id="100" w:author="Andre" w:date="2026-03-30T11:53:00Z" w:initials="A">
    <w:p w14:paraId="3C2195A9" w14:textId="77777777" w:rsidR="00EA479F" w:rsidRDefault="00EA479F" w:rsidP="00EA479F">
      <w:pPr>
        <w:pStyle w:val="CommentText"/>
      </w:pPr>
      <w:r>
        <w:rPr>
          <w:rStyle w:val="CommentReference"/>
        </w:rPr>
        <w:annotationRef/>
      </w:r>
      <w:r>
        <w:t>This is pretty vanilla and belongs in an appendix</w:t>
      </w:r>
    </w:p>
  </w:comment>
  <w:comment w:id="107" w:author="Andre" w:date="2026-03-30T11:51:00Z" w:initials="A">
    <w:p w14:paraId="4953C70F" w14:textId="77777777" w:rsidR="00EA479F" w:rsidRDefault="00EA479F" w:rsidP="00EA479F">
      <w:pPr>
        <w:pStyle w:val="CommentText"/>
      </w:pPr>
      <w:r>
        <w:rPr>
          <w:rStyle w:val="CommentReference"/>
        </w:rPr>
        <w:annotationRef/>
      </w:r>
      <w:r>
        <w:t>Some of this goes in the table I refer to abour</w:t>
      </w:r>
    </w:p>
  </w:comment>
  <w:comment w:id="108" w:author="Andre" w:date="2026-03-30T11:52:00Z" w:initials="A">
    <w:p w14:paraId="054646C2" w14:textId="77777777" w:rsidR="00EA479F" w:rsidRDefault="00EA479F" w:rsidP="00EA479F">
      <w:pPr>
        <w:pStyle w:val="CommentText"/>
      </w:pPr>
      <w:r>
        <w:rPr>
          <w:rStyle w:val="CommentReference"/>
        </w:rPr>
        <w:annotationRef/>
      </w:r>
      <w:r>
        <w:t>Why?</w:t>
      </w:r>
    </w:p>
  </w:comment>
  <w:comment w:id="109" w:author="Andre" w:date="2026-03-30T11:53:00Z" w:initials="A">
    <w:p w14:paraId="7A39DFB6" w14:textId="77777777" w:rsidR="00EA479F" w:rsidRDefault="00EA479F" w:rsidP="00EA479F">
      <w:pPr>
        <w:pStyle w:val="CommentText"/>
      </w:pPr>
      <w:r>
        <w:rPr>
          <w:rStyle w:val="CommentReference"/>
        </w:rPr>
        <w:annotationRef/>
      </w:r>
      <w:r>
        <w:t xml:space="preserve">First reference to this. </w:t>
      </w:r>
    </w:p>
  </w:comment>
  <w:comment w:id="110" w:author="Andre" w:date="2026-03-30T11:53:00Z" w:initials="A">
    <w:p w14:paraId="285B7DF1" w14:textId="77777777" w:rsidR="00EA479F" w:rsidRDefault="00EA479F" w:rsidP="00EA479F">
      <w:pPr>
        <w:pStyle w:val="CommentText"/>
      </w:pPr>
      <w:r>
        <w:rPr>
          <w:rStyle w:val="CommentReference"/>
        </w:rPr>
        <w:annotationRef/>
      </w:r>
      <w:r>
        <w:t>Defintely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74E3B" w15:done="0"/>
  <w15:commentEx w15:paraId="30420DA0" w15:done="0"/>
  <w15:commentEx w15:paraId="2D6A3C52" w15:done="0"/>
  <w15:commentEx w15:paraId="6B990C99" w15:done="0"/>
  <w15:commentEx w15:paraId="4CF599CC" w15:done="0"/>
  <w15:commentEx w15:paraId="26CA73CC" w15:done="0"/>
  <w15:commentEx w15:paraId="6CFF43B6" w15:done="0"/>
  <w15:commentEx w15:paraId="6D415741" w15:done="0"/>
  <w15:commentEx w15:paraId="755A5A82" w15:done="0"/>
  <w15:commentEx w15:paraId="29E4E20E" w15:done="0"/>
  <w15:commentEx w15:paraId="16002820" w15:done="0"/>
  <w15:commentEx w15:paraId="34EEA22C" w15:done="0"/>
  <w15:commentEx w15:paraId="3C2195A9" w15:done="0"/>
  <w15:commentEx w15:paraId="4953C70F" w15:done="0"/>
  <w15:commentEx w15:paraId="054646C2" w15:done="0"/>
  <w15:commentEx w15:paraId="7A39DFB6" w15:done="0"/>
  <w15:commentEx w15:paraId="285B7D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CDD39D" w16cex:dateUtc="2026-03-30T18:32:00Z"/>
  <w16cex:commentExtensible w16cex:durableId="43DB6445" w16cex:dateUtc="2026-03-30T18:37:00Z"/>
  <w16cex:commentExtensible w16cex:durableId="388D4C93" w16cex:dateUtc="2026-03-30T18:38:00Z"/>
  <w16cex:commentExtensible w16cex:durableId="1A532733" w16cex:dateUtc="2026-03-30T18:39:00Z"/>
  <w16cex:commentExtensible w16cex:durableId="5F1C1026" w16cex:dateUtc="2026-03-30T18:43:00Z"/>
  <w16cex:commentExtensible w16cex:durableId="11DEA890" w16cex:dateUtc="2026-03-30T18:49:00Z"/>
  <w16cex:commentExtensible w16cex:durableId="45350978" w16cex:dateUtc="2026-03-30T18:50:00Z"/>
  <w16cex:commentExtensible w16cex:durableId="6431DCE8" w16cex:dateUtc="2026-03-30T18:48:00Z"/>
  <w16cex:commentExtensible w16cex:durableId="3CACC346" w16cex:dateUtc="2026-03-30T18:46:00Z"/>
  <w16cex:commentExtensible w16cex:durableId="174DC6D7" w16cex:dateUtc="2026-03-30T18:47:00Z"/>
  <w16cex:commentExtensible w16cex:durableId="76A22FF1" w16cex:dateUtc="2026-03-30T18:47:00Z"/>
  <w16cex:commentExtensible w16cex:durableId="538DC7BE" w16cex:dateUtc="2026-03-30T18:49:00Z"/>
  <w16cex:commentExtensible w16cex:durableId="78CF3BBC" w16cex:dateUtc="2026-03-30T18:53:00Z"/>
  <w16cex:commentExtensible w16cex:durableId="100F33F7" w16cex:dateUtc="2026-03-30T18:51:00Z"/>
  <w16cex:commentExtensible w16cex:durableId="2950C938" w16cex:dateUtc="2026-03-30T18:52:00Z"/>
  <w16cex:commentExtensible w16cex:durableId="23839212" w16cex:dateUtc="2026-03-30T18:53:00Z"/>
  <w16cex:commentExtensible w16cex:durableId="4E644AAA" w16cex:dateUtc="2026-03-30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74E3B" w16cid:durableId="0FCDD39D"/>
  <w16cid:commentId w16cid:paraId="30420DA0" w16cid:durableId="43DB6445"/>
  <w16cid:commentId w16cid:paraId="2D6A3C52" w16cid:durableId="388D4C93"/>
  <w16cid:commentId w16cid:paraId="6B990C99" w16cid:durableId="1A532733"/>
  <w16cid:commentId w16cid:paraId="4CF599CC" w16cid:durableId="5F1C1026"/>
  <w16cid:commentId w16cid:paraId="26CA73CC" w16cid:durableId="11DEA890"/>
  <w16cid:commentId w16cid:paraId="6CFF43B6" w16cid:durableId="45350978"/>
  <w16cid:commentId w16cid:paraId="6D415741" w16cid:durableId="6431DCE8"/>
  <w16cid:commentId w16cid:paraId="755A5A82" w16cid:durableId="3CACC346"/>
  <w16cid:commentId w16cid:paraId="29E4E20E" w16cid:durableId="174DC6D7"/>
  <w16cid:commentId w16cid:paraId="16002820" w16cid:durableId="76A22FF1"/>
  <w16cid:commentId w16cid:paraId="34EEA22C" w16cid:durableId="538DC7BE"/>
  <w16cid:commentId w16cid:paraId="3C2195A9" w16cid:durableId="78CF3BBC"/>
  <w16cid:commentId w16cid:paraId="4953C70F" w16cid:durableId="100F33F7"/>
  <w16cid:commentId w16cid:paraId="054646C2" w16cid:durableId="2950C938"/>
  <w16cid:commentId w16cid:paraId="7A39DFB6" w16cid:durableId="23839212"/>
  <w16cid:commentId w16cid:paraId="285B7DF1" w16cid:durableId="4E644A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88E4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877940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w15:presenceInfo w15:providerId="AD" w15:userId="S::pun009@csiro.au::d8681b15-3db8-4e83-804f-b5df0bbac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34A8"/>
    <w:rsid w:val="0000126F"/>
    <w:rsid w:val="00440B99"/>
    <w:rsid w:val="0082243B"/>
    <w:rsid w:val="008D0CE1"/>
    <w:rsid w:val="00CD34A8"/>
    <w:rsid w:val="00EA4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5B77"/>
  <w15:docId w15:val="{881A8BD2-694B-4876-89F0-FEA10346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8D0CE1"/>
    <w:pPr>
      <w:spacing w:after="0"/>
    </w:pPr>
  </w:style>
  <w:style w:type="character" w:styleId="CommentReference">
    <w:name w:val="annotation reference"/>
    <w:basedOn w:val="DefaultParagraphFont"/>
    <w:rsid w:val="008D0CE1"/>
    <w:rPr>
      <w:sz w:val="16"/>
      <w:szCs w:val="16"/>
    </w:rPr>
  </w:style>
  <w:style w:type="paragraph" w:styleId="CommentText">
    <w:name w:val="annotation text"/>
    <w:basedOn w:val="Normal"/>
    <w:link w:val="CommentTextChar"/>
    <w:rsid w:val="008D0CE1"/>
    <w:rPr>
      <w:sz w:val="20"/>
      <w:szCs w:val="20"/>
    </w:rPr>
  </w:style>
  <w:style w:type="character" w:customStyle="1" w:styleId="CommentTextChar">
    <w:name w:val="Comment Text Char"/>
    <w:basedOn w:val="DefaultParagraphFont"/>
    <w:link w:val="CommentText"/>
    <w:rsid w:val="008D0CE1"/>
    <w:rPr>
      <w:sz w:val="20"/>
      <w:szCs w:val="20"/>
    </w:rPr>
  </w:style>
  <w:style w:type="paragraph" w:styleId="CommentSubject">
    <w:name w:val="annotation subject"/>
    <w:basedOn w:val="CommentText"/>
    <w:next w:val="CommentText"/>
    <w:link w:val="CommentSubjectChar"/>
    <w:rsid w:val="008D0CE1"/>
    <w:rPr>
      <w:b/>
      <w:bCs/>
    </w:rPr>
  </w:style>
  <w:style w:type="character" w:customStyle="1" w:styleId="CommentSubjectChar">
    <w:name w:val="Comment Subject Char"/>
    <w:basedOn w:val="CommentTextChar"/>
    <w:link w:val="CommentSubject"/>
    <w:rsid w:val="008D0C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3057</Words>
  <Characters>17428</Characters>
  <Application>Microsoft Office Word</Application>
  <DocSecurity>0</DocSecurity>
  <Lines>145</Lines>
  <Paragraphs>40</Paragraphs>
  <ScaleCrop>false</ScaleCrop>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time-varying survival in North Pacific humpback whales</dc:title>
  <dc:creator/>
  <cp:keywords/>
  <cp:lastModifiedBy>Andre</cp:lastModifiedBy>
  <cp:revision>4</cp:revision>
  <dcterms:created xsi:type="dcterms:W3CDTF">2026-03-27T22:25:00Z</dcterms:created>
  <dcterms:modified xsi:type="dcterms:W3CDTF">2026-03-30T18:53:00Z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Navigation</vt:lpwstr>
  </property>
  <property fmtid="{D5CDD505-2E9C-101B-9397-08002B2CF9AE}" pid="10" name="toc_float">
    <vt:lpwstr>True</vt:lpwstr>
  </property>
</Properties>
</file>